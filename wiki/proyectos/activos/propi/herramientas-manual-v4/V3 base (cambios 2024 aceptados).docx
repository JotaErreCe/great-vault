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FF072" w14:textId="77777777" w:rsidR="001815AC" w:rsidRPr="0057078F" w:rsidRDefault="00000000" w:rsidP="0057078F">
      <w:pPr>
        <w:spacing w:after="0" w:line="276" w:lineRule="auto"/>
        <w:jc w:val="center"/>
        <w:rPr>
          <w:rFonts w:ascii="Calibri" w:eastAsia="Times New Roman" w:hAnsi="Calibri" w:cs="Calibri"/>
          <w:sz w:val="24"/>
          <w:szCs w:val="24"/>
        </w:rPr>
      </w:pPr>
      <w:bookmarkStart w:id="0" w:name="_heading=h.gjdgxs" w:colFirst="0" w:colLast="0"/>
      <w:bookmarkEnd w:id="0"/>
      <w:r>
        <w:rPr>
          <w:rFonts w:ascii="Calibri" w:eastAsia="Calibri" w:hAnsi="Calibri" w:cs="Calibri"/>
          <w:b/>
          <w:color w:val="000000"/>
          <w:sz w:val="24"/>
          <w:szCs w:val="24"/>
        </w:rPr>
        <w:t>AUTORIZACIÓN</w:t>
      </w:r>
    </w:p>
    <w:tbl>
      <w:tblPr>
        <w:tblStyle w:val="a0"/>
        <w:tblW w:w="9440" w:type="dxa"/>
        <w:tblLayout w:type="fixed"/>
        <w:tblLook w:val="0400" w:firstRow="0" w:lastRow="0" w:firstColumn="0" w:lastColumn="0" w:noHBand="0" w:noVBand="1"/>
      </w:tblPr>
      <w:tblGrid>
        <w:gridCol w:w="1090"/>
        <w:gridCol w:w="2768"/>
        <w:gridCol w:w="3000"/>
        <w:gridCol w:w="1146"/>
        <w:gridCol w:w="1436"/>
      </w:tblGrid>
      <w:tr w:rsidR="001815AC" w:rsidRPr="0057078F" w14:paraId="04F59FE5" w14:textId="77777777">
        <w:trPr>
          <w:trHeight w:val="302"/>
        </w:trPr>
        <w:tc>
          <w:tcPr>
            <w:tcW w:w="109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5D082A31"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Función </w:t>
            </w:r>
          </w:p>
        </w:tc>
        <w:tc>
          <w:tcPr>
            <w:tcW w:w="2768"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1D477F7B"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Nombre </w:t>
            </w:r>
          </w:p>
        </w:tc>
        <w:tc>
          <w:tcPr>
            <w:tcW w:w="300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5AF257D1"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Cargo </w:t>
            </w:r>
          </w:p>
        </w:tc>
        <w:tc>
          <w:tcPr>
            <w:tcW w:w="1146"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1E1FC75E"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Evidencia</w:t>
            </w:r>
          </w:p>
        </w:tc>
        <w:tc>
          <w:tcPr>
            <w:tcW w:w="1436"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44301DD7"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Fecha</w:t>
            </w:r>
          </w:p>
        </w:tc>
      </w:tr>
      <w:tr w:rsidR="001815AC" w:rsidRPr="0057078F" w14:paraId="48C75413" w14:textId="77777777">
        <w:trPr>
          <w:trHeight w:val="617"/>
        </w:trPr>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3BF0D"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Elabora </w:t>
            </w:r>
          </w:p>
        </w:tc>
        <w:tc>
          <w:tcPr>
            <w:tcW w:w="2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52BAA"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Astrid Lizeth Landaverde Cruz </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8FFB6" w14:textId="77777777" w:rsidR="001815AC" w:rsidRPr="0057078F" w:rsidRDefault="00000000" w:rsidP="0057078F">
            <w:pPr>
              <w:spacing w:after="0" w:line="276" w:lineRule="auto"/>
              <w:ind w:left="304" w:right="239"/>
              <w:jc w:val="center"/>
              <w:rPr>
                <w:rFonts w:ascii="Calibri" w:eastAsia="Times New Roman" w:hAnsi="Calibri" w:cs="Calibri"/>
                <w:sz w:val="24"/>
                <w:szCs w:val="24"/>
              </w:rPr>
            </w:pPr>
            <w:r>
              <w:rPr>
                <w:rFonts w:ascii="Calibri" w:eastAsia="Calibri" w:hAnsi="Calibri" w:cs="Calibri"/>
                <w:color w:val="000000"/>
                <w:sz w:val="24"/>
                <w:szCs w:val="24"/>
              </w:rPr>
              <w:t>Regional Head of Treasury </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6B29F"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Correo </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F5EDF"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29</w:t>
            </w:r>
            <w:r>
              <w:rPr>
                <w:rFonts w:ascii="Calibri" w:eastAsia="Calibri" w:hAnsi="Calibri" w:cs="Calibri"/>
                <w:color w:val="000000"/>
                <w:sz w:val="24"/>
                <w:szCs w:val="24"/>
              </w:rPr>
              <w:t>-0</w:t>
            </w:r>
            <w:r>
              <w:rPr>
                <w:rFonts w:ascii="Calibri" w:eastAsia="Calibri" w:hAnsi="Calibri" w:cs="Calibri"/>
                <w:sz w:val="24"/>
                <w:szCs w:val="24"/>
              </w:rPr>
              <w:t>8</w:t>
            </w:r>
            <w:r>
              <w:rPr>
                <w:rFonts w:ascii="Calibri" w:eastAsia="Calibri" w:hAnsi="Calibri" w:cs="Calibri"/>
                <w:color w:val="000000"/>
                <w:sz w:val="24"/>
                <w:szCs w:val="24"/>
              </w:rPr>
              <w:t>-202</w:t>
            </w:r>
            <w:r>
              <w:rPr>
                <w:rFonts w:ascii="Calibri" w:eastAsia="Calibri" w:hAnsi="Calibri" w:cs="Calibri"/>
                <w:sz w:val="24"/>
                <w:szCs w:val="24"/>
              </w:rPr>
              <w:t>4</w:t>
            </w:r>
          </w:p>
        </w:tc>
      </w:tr>
      <w:tr w:rsidR="001815AC" w:rsidRPr="0057078F" w14:paraId="60BE4873" w14:textId="77777777">
        <w:trPr>
          <w:trHeight w:val="750"/>
        </w:trPr>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1262F"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Revisa </w:t>
            </w:r>
          </w:p>
        </w:tc>
        <w:tc>
          <w:tcPr>
            <w:tcW w:w="2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2A54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Eduardo Frances</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B643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COO</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0808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Correo </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E8558" w14:textId="01898352"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12</w:t>
            </w:r>
            <w:r>
              <w:rPr>
                <w:rFonts w:ascii="Calibri" w:eastAsia="Calibri" w:hAnsi="Calibri" w:cs="Calibri"/>
                <w:sz w:val="24"/>
                <w:szCs w:val="24"/>
              </w:rPr>
              <w:t>-0</w:t>
            </w:r>
            <w:r>
              <w:rPr>
                <w:rFonts w:ascii="Calibri" w:eastAsia="Calibri" w:hAnsi="Calibri" w:cs="Calibri"/>
                <w:sz w:val="24"/>
                <w:szCs w:val="24"/>
              </w:rPr>
              <w:t>9</w:t>
            </w:r>
            <w:r>
              <w:rPr>
                <w:rFonts w:ascii="Calibri" w:eastAsia="Calibri" w:hAnsi="Calibri" w:cs="Calibri"/>
                <w:sz w:val="24"/>
                <w:szCs w:val="24"/>
              </w:rPr>
              <w:t>-2024</w:t>
            </w:r>
          </w:p>
        </w:tc>
      </w:tr>
      <w:tr w:rsidR="001815AC" w:rsidRPr="0057078F" w14:paraId="1EE1309F" w14:textId="77777777">
        <w:trPr>
          <w:trHeight w:val="586"/>
        </w:trPr>
        <w:tc>
          <w:tcPr>
            <w:tcW w:w="1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EE488D"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Aprueba </w:t>
            </w:r>
          </w:p>
        </w:tc>
        <w:tc>
          <w:tcPr>
            <w:tcW w:w="2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2553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José Mario Ávila Palomo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AF7F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CEO</w:t>
            </w:r>
          </w:p>
        </w:tc>
        <w:tc>
          <w:tcPr>
            <w:tcW w:w="11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79D4B"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Correo </w:t>
            </w:r>
          </w:p>
        </w:tc>
        <w:tc>
          <w:tcPr>
            <w:tcW w:w="14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A0290"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29-08-2024</w:t>
            </w:r>
          </w:p>
        </w:tc>
      </w:tr>
    </w:tbl>
    <w:p w14:paraId="4013033A" w14:textId="77777777" w:rsidR="001815AC" w:rsidRPr="0057078F" w:rsidRDefault="001815AC" w:rsidP="0057078F">
      <w:pPr>
        <w:spacing w:after="0" w:line="276" w:lineRule="auto"/>
        <w:rPr>
          <w:rFonts w:ascii="Calibri" w:eastAsia="Times New Roman" w:hAnsi="Calibri" w:cs="Calibri"/>
          <w:sz w:val="24"/>
          <w:szCs w:val="24"/>
        </w:rPr>
      </w:pPr>
    </w:p>
    <w:p w14:paraId="346F9C24" w14:textId="77777777" w:rsidR="001815AC" w:rsidRPr="0057078F" w:rsidRDefault="00000000" w:rsidP="0057078F">
      <w:pPr>
        <w:spacing w:after="0" w:line="276" w:lineRule="auto"/>
        <w:ind w:left="1001"/>
        <w:jc w:val="center"/>
        <w:rPr>
          <w:rFonts w:ascii="Calibri" w:eastAsia="Times New Roman" w:hAnsi="Calibri" w:cs="Calibri"/>
          <w:sz w:val="24"/>
          <w:szCs w:val="24"/>
        </w:rPr>
      </w:pPr>
      <w:r>
        <w:rPr>
          <w:rFonts w:ascii="Calibri" w:eastAsia="Calibri" w:hAnsi="Calibri" w:cs="Calibri"/>
          <w:b/>
          <w:color w:val="000000"/>
          <w:sz w:val="24"/>
          <w:szCs w:val="24"/>
        </w:rPr>
        <w:t>REGISTRO DE REVISIONES</w:t>
      </w:r>
    </w:p>
    <w:tbl>
      <w:tblPr>
        <w:tblStyle w:val="a1"/>
        <w:tblW w:w="6015" w:type="dxa"/>
        <w:tblInd w:w="1916" w:type="dxa"/>
        <w:tblLayout w:type="fixed"/>
        <w:tblLook w:val="0400" w:firstRow="0" w:lastRow="0" w:firstColumn="0" w:lastColumn="0" w:noHBand="0" w:noVBand="1"/>
      </w:tblPr>
      <w:tblGrid>
        <w:gridCol w:w="840"/>
        <w:gridCol w:w="1560"/>
        <w:gridCol w:w="1230"/>
        <w:gridCol w:w="2385"/>
      </w:tblGrid>
      <w:tr w:rsidR="001815AC" w:rsidRPr="0057078F" w14:paraId="5237D5EA" w14:textId="77777777">
        <w:trPr>
          <w:trHeight w:val="765"/>
        </w:trPr>
        <w:tc>
          <w:tcPr>
            <w:tcW w:w="84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38C5E346"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No.</w:t>
            </w:r>
          </w:p>
        </w:tc>
        <w:tc>
          <w:tcPr>
            <w:tcW w:w="156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1AACD83D"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Fecha</w:t>
            </w:r>
          </w:p>
        </w:tc>
        <w:tc>
          <w:tcPr>
            <w:tcW w:w="123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73F04D89"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Sección</w:t>
            </w:r>
          </w:p>
        </w:tc>
        <w:tc>
          <w:tcPr>
            <w:tcW w:w="2385"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vAlign w:val="center"/>
          </w:tcPr>
          <w:p w14:paraId="64DB7582" w14:textId="77777777" w:rsidR="001815AC" w:rsidRPr="0057078F" w:rsidRDefault="00000000" w:rsidP="0057078F">
            <w:pPr>
              <w:spacing w:after="0" w:line="276" w:lineRule="auto"/>
              <w:jc w:val="center"/>
              <w:rPr>
                <w:rFonts w:ascii="Calibri" w:eastAsia="Times New Roman" w:hAnsi="Calibri" w:cs="Calibri"/>
                <w:color w:val="FFFFFF"/>
                <w:sz w:val="24"/>
                <w:szCs w:val="24"/>
              </w:rPr>
            </w:pPr>
            <w:r>
              <w:rPr>
                <w:rFonts w:ascii="Calibri" w:eastAsia="Calibri" w:hAnsi="Calibri" w:cs="Calibri"/>
                <w:b/>
                <w:color w:val="FFFFFF"/>
                <w:sz w:val="24"/>
                <w:szCs w:val="24"/>
              </w:rPr>
              <w:t>Descripción de cambios</w:t>
            </w:r>
          </w:p>
        </w:tc>
      </w:tr>
      <w:tr w:rsidR="001815AC" w:rsidRPr="0057078F" w14:paraId="3C0318EE" w14:textId="77777777">
        <w:trPr>
          <w:trHeight w:val="324"/>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165C1B"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00</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D85971"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sz w:val="24"/>
                <w:szCs w:val="24"/>
              </w:rPr>
              <w:t>29-08-2024</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EC1187"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Todo</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693AD8" w14:textId="77777777" w:rsidR="001815AC" w:rsidRPr="0057078F" w:rsidRDefault="00000000" w:rsidP="0057078F">
            <w:pPr>
              <w:spacing w:after="0" w:line="276" w:lineRule="auto"/>
              <w:jc w:val="center"/>
              <w:rPr>
                <w:rFonts w:ascii="Calibri" w:eastAsia="Times New Roman" w:hAnsi="Calibri" w:cs="Calibri"/>
                <w:sz w:val="24"/>
                <w:szCs w:val="24"/>
              </w:rPr>
            </w:pPr>
            <w:r>
              <w:rPr>
                <w:rFonts w:ascii="Calibri" w:eastAsia="Calibri" w:hAnsi="Calibri" w:cs="Calibri"/>
                <w:color w:val="000000"/>
                <w:sz w:val="24"/>
                <w:szCs w:val="24"/>
              </w:rPr>
              <w:t>Creación del documento</w:t>
            </w:r>
          </w:p>
        </w:tc>
      </w:tr>
      <w:tr w:rsidR="001815AC" w:rsidRPr="0057078F" w14:paraId="087068AC" w14:textId="77777777">
        <w:trPr>
          <w:trHeight w:val="302"/>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E03F98" w14:textId="77777777" w:rsidR="001815AC" w:rsidRPr="0057078F" w:rsidRDefault="001815AC" w:rsidP="0057078F">
            <w:pPr>
              <w:spacing w:after="0" w:line="276" w:lineRule="auto"/>
              <w:jc w:val="center"/>
              <w:rPr>
                <w:rFonts w:ascii="Calibri" w:eastAsia="Calibri" w:hAnsi="Calibri" w:cs="Calibri"/>
                <w:color w:val="000000"/>
                <w:sz w:val="24"/>
                <w:szCs w:val="24"/>
              </w:rPr>
            </w:pP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F4A1F3" w14:textId="77777777" w:rsidR="001815AC" w:rsidRPr="0057078F" w:rsidRDefault="001815AC" w:rsidP="0057078F">
            <w:pPr>
              <w:spacing w:after="0" w:line="276" w:lineRule="auto"/>
              <w:jc w:val="center"/>
              <w:rPr>
                <w:rFonts w:ascii="Calibri" w:eastAsia="Calibri" w:hAnsi="Calibri" w:cs="Calibri"/>
                <w:color w:val="000000"/>
                <w:sz w:val="24"/>
                <w:szCs w:val="24"/>
              </w:rPr>
            </w:pP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F5F186" w14:textId="77777777" w:rsidR="001815AC" w:rsidRPr="0057078F" w:rsidRDefault="001815AC" w:rsidP="0057078F">
            <w:pPr>
              <w:spacing w:after="0" w:line="276" w:lineRule="auto"/>
              <w:jc w:val="center"/>
              <w:rPr>
                <w:rFonts w:ascii="Calibri" w:eastAsia="Calibri" w:hAnsi="Calibri" w:cs="Calibri"/>
                <w:color w:val="000000"/>
                <w:sz w:val="24"/>
                <w:szCs w:val="24"/>
              </w:rPr>
            </w:pP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3F5A1A" w14:textId="77777777" w:rsidR="001815AC" w:rsidRPr="0057078F" w:rsidRDefault="001815AC" w:rsidP="0057078F">
            <w:pPr>
              <w:spacing w:after="0" w:line="276" w:lineRule="auto"/>
              <w:jc w:val="center"/>
              <w:rPr>
                <w:rFonts w:ascii="Calibri" w:eastAsia="Calibri" w:hAnsi="Calibri" w:cs="Calibri"/>
                <w:color w:val="000000"/>
                <w:sz w:val="24"/>
                <w:szCs w:val="24"/>
              </w:rPr>
            </w:pPr>
          </w:p>
        </w:tc>
      </w:tr>
    </w:tbl>
    <w:p w14:paraId="5B6C3E10" w14:textId="77777777" w:rsidR="001815AC" w:rsidRPr="0057078F" w:rsidRDefault="001815AC" w:rsidP="0057078F">
      <w:pPr>
        <w:spacing w:line="276" w:lineRule="auto"/>
        <w:jc w:val="center"/>
        <w:rPr>
          <w:rFonts w:ascii="Calibri" w:eastAsia="Calibri" w:hAnsi="Calibri" w:cs="Calibri"/>
          <w:color w:val="1A1A1A"/>
          <w:sz w:val="24"/>
          <w:szCs w:val="24"/>
        </w:rPr>
      </w:pPr>
    </w:p>
    <w:p w14:paraId="6295D2C3"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br w:type="page"/>
      </w:r>
    </w:p>
    <w:p w14:paraId="28C372B6" w14:textId="77777777" w:rsidR="001815AC" w:rsidRPr="0057078F" w:rsidRDefault="001815AC" w:rsidP="0057078F">
      <w:pPr>
        <w:spacing w:line="276" w:lineRule="auto"/>
        <w:rPr>
          <w:rFonts w:ascii="Calibri" w:eastAsia="Calibri" w:hAnsi="Calibri" w:cs="Calibri"/>
          <w:color w:val="1A1A1A"/>
          <w:sz w:val="24"/>
          <w:szCs w:val="24"/>
        </w:rPr>
      </w:pPr>
    </w:p>
    <w:p w14:paraId="6D146ADC" w14:textId="77777777" w:rsidR="001815AC" w:rsidRPr="0057078F" w:rsidRDefault="00000000" w:rsidP="0057078F">
      <w:pPr>
        <w:pBdr>
          <w:top w:val="nil"/>
          <w:left w:val="nil"/>
          <w:bottom w:val="nil"/>
          <w:right w:val="nil"/>
          <w:between w:val="nil"/>
        </w:pBdr>
        <w:spacing w:after="0" w:line="276" w:lineRule="auto"/>
        <w:rPr>
          <w:rFonts w:ascii="Calibri" w:eastAsia="Calibri" w:hAnsi="Calibri" w:cs="Calibri"/>
          <w:color w:val="1A1A1A"/>
          <w:sz w:val="24"/>
          <w:szCs w:val="24"/>
        </w:rPr>
      </w:pPr>
      <w:bookmarkStart w:id="5" w:name="_heading=h.30j0zll" w:colFirst="0" w:colLast="0"/>
      <w:bookmarkEnd w:id="5"/>
      <w:r>
        <w:rPr>
          <w:rFonts w:ascii="Calibri" w:eastAsia="Calibri" w:hAnsi="Calibri" w:cs="Calibri"/>
          <w:color w:val="1A1A1A"/>
          <w:sz w:val="24"/>
          <w:szCs w:val="24"/>
        </w:rPr>
        <w:t>Contenido</w:t>
      </w:r>
    </w:p>
    <w:sdt>
      <w:sdtPr>
        <w:rPr>
          <w:rFonts w:ascii="Calibri" w:hAnsi="Calibri" w:cs="Calibri"/>
          <w:sz w:val="24"/>
          <w:szCs w:val="24"/>
        </w:rPr>
        <w:id w:val="-1319574186"/>
        <w:docPartObj>
          <w:docPartGallery w:val="Table of Contents"/>
          <w:docPartUnique/>
        </w:docPartObj>
      </w:sdtPr>
      <w:sdtContent>
        <w:p w14:paraId="5A6BD5AD" w14:textId="41C2690D" w:rsidR="00642217" w:rsidRDefault="00000000">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Fonts w:ascii="Calibri" w:hAnsi="Calibri" w:cs="Calibri"/>
              <w:sz w:val="24"/>
              <w:szCs w:val="24"/>
            </w:rPr>
            <w:fldChar w:fldCharType="begin"/>
            <w:instrText xml:space="preserve"> TOC \h \u \z \t "Heading 1,1,Heading 2,2,Heading 3,3,"</w:instrText>
            <w:fldChar w:fldCharType="separate"/>
          </w:r>
          <w:r>
            <w:rPr>
              <w:rStyle w:val="Hyperlink"/>
              <w:noProof/>
            </w:rPr>
            <w:fldChar w:fldCharType="begin"/>
            <w:instrText xml:space="preserve"> </w:instrText>
          </w:r>
          <w:r>
            <w:rPr>
              <w:noProof/>
            </w:rPr>
            <w:instrText>HYPERLINK \l "_Toc176997886"</w:instrText>
          </w:r>
          <w:r>
            <w:rPr>
              <w:rStyle w:val="Hyperlink"/>
              <w:noProof/>
            </w:rPr>
            <w:instrText xml:space="preserve"> </w:instrText>
            <w:fldChar w:fldCharType="separate"/>
          </w:r>
          <w:r>
            <w:rPr>
              <w:rStyle w:val="Hyperlink"/>
              <w:rFonts w:cs="Calibri"/>
              <w:noProof/>
            </w:rPr>
            <w:t>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INTRODUCCIÓN</w:t>
          </w:r>
          <w:r>
            <w:rPr>
              <w:noProof/>
              <w:webHidden/>
            </w:rPr>
            <w:tab/>
            <w:fldChar w:fldCharType="begin"/>
            <w:instrText xml:space="preserve"> PAGEREF _Toc176997886 \h </w:instrText>
          </w:r>
          <w:r>
            <w:rPr>
              <w:noProof/>
              <w:webHidden/>
            </w:rPr>
            <w:fldChar w:fldCharType="separate"/>
          </w:r>
          <w:r>
            <w:rPr>
              <w:noProof/>
              <w:webHidden/>
            </w:rPr>
            <w:t>7</w:t>
            <w:fldChar w:fldCharType="end"/>
          </w:r>
          <w:r>
            <w:rPr>
              <w:rStyle w:val="Hyperlink"/>
              <w:noProof/>
            </w:rPr>
            <w:fldChar w:fldCharType="end"/>
          </w:r>
        </w:p>
        <w:p w14:paraId="75F129DB" w14:textId="6DC2FC7A" w:rsidR="00642217" w:rsidRDefault="00642217">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"_Toc176997887"</w:instrText>
          </w:r>
          <w:r>
            <w:rPr>
              <w:rStyle w:val="Hyperlink"/>
              <w:noProof/>
            </w:rPr>
            <w:instrText xml:space="preserve"> </w:instrText>
            <w:fldChar w:fldCharType="separate"/>
          </w:r>
          <w:r>
            <w:rPr>
              <w:rStyle w:val="Hyperlink"/>
              <w:rFonts w:cs="Calibri"/>
              <w:noProof/>
            </w:rPr>
            <w:t>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OBJETIVOS</w:t>
          </w:r>
          <w:r>
            <w:rPr>
              <w:noProof/>
              <w:webHidden/>
            </w:rPr>
            <w:tab/>
            <w:fldChar w:fldCharType="begin"/>
            <w:instrText xml:space="preserve"> PAGEREF _Toc176997887 \h </w:instrText>
          </w:r>
          <w:r>
            <w:rPr>
              <w:noProof/>
              <w:webHidden/>
            </w:rPr>
            <w:fldChar w:fldCharType="separate"/>
          </w:r>
          <w:r>
            <w:rPr>
              <w:noProof/>
              <w:webHidden/>
            </w:rPr>
            <w:t>8</w:t>
            <w:fldChar w:fldCharType="end"/>
          </w:r>
          <w:r>
            <w:rPr>
              <w:rStyle w:val="Hyperlink"/>
              <w:noProof/>
            </w:rPr>
            <w:fldChar w:fldCharType="end"/>
          </w:r>
        </w:p>
        <w:p w14:paraId="3FDFB8DC" w14:textId="4CE82EB8"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"_Toc176997888"</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GENERALES</w:t>
          </w:r>
          <w:r>
            <w:rPr>
              <w:webHidden/>
            </w:rPr>
            <w:tab/>
            <w:fldChar w:fldCharType="begin"/>
            <w:instrText xml:space="preserve"> PAGEREF _Toc176997888 \h </w:instrText>
          </w:r>
          <w:r>
            <w:rPr>
              <w:webHidden/>
            </w:rPr>
            <w:fldChar w:fldCharType="separate"/>
          </w:r>
          <w:r>
            <w:rPr>
              <w:webHidden/>
            </w:rPr>
            <w:t>8</w:t>
            <w:fldChar w:fldCharType="end"/>
          </w:r>
          <w:r>
            <w:rPr>
              <w:rStyle w:val="Hyperlink"/>
            </w:rPr>
            <w:fldChar w:fldCharType="end"/>
          </w:r>
        </w:p>
        <w:p w14:paraId="04C3A4F8" w14:textId="432B6783"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"_Toc176997889"</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ESPECÍFICOS</w:t>
          </w:r>
          <w:r>
            <w:rPr>
              <w:webHidden/>
            </w:rPr>
            <w:tab/>
            <w:fldChar w:fldCharType="begin"/>
            <w:instrText xml:space="preserve"> PAGEREF _Toc176997889 \h </w:instrText>
          </w:r>
          <w:r>
            <w:rPr>
              <w:webHidden/>
            </w:rPr>
            <w:fldChar w:fldCharType="separate"/>
          </w:r>
          <w:r>
            <w:rPr>
              <w:webHidden/>
            </w:rPr>
            <w:t>8</w:t>
            <w:fldChar w:fldCharType="end"/>
          </w:r>
          <w:r>
            <w:rPr>
              <w:rStyle w:val="Hyperlink"/>
            </w:rPr>
            <w:fldChar w:fldCharType="end"/>
          </w:r>
        </w:p>
        <w:p w14:paraId="609C77C9" w14:textId="2D43ABDC"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"_Toc176997890"</w:instrText>
          </w:r>
          <w:r>
            <w:rPr>
              <w:rStyle w:val="Hyperlink"/>
              <w:noProof/>
            </w:rPr>
            <w:instrText xml:space="preserve"> </w:instrText>
            <w:fldChar w:fldCharType="separate"/>
          </w:r>
          <w:r>
            <w:rPr>
              <w:rStyle w:val="Hyperlink"/>
              <w:rFonts w:cs="Calibri"/>
              <w:noProof/>
            </w:rPr>
            <w:t>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ALCANCE</w:t>
          </w:r>
          <w:r>
            <w:rPr>
              <w:noProof/>
              <w:webHidden/>
            </w:rPr>
            <w:tab/>
            <w:fldChar w:fldCharType="begin"/>
            <w:instrText xml:space="preserve"> PAGEREF _Toc176997890 \h </w:instrText>
          </w:r>
          <w:r>
            <w:rPr>
              <w:noProof/>
              <w:webHidden/>
            </w:rPr>
            <w:fldChar w:fldCharType="separate"/>
          </w:r>
          <w:r>
            <w:rPr>
              <w:noProof/>
              <w:webHidden/>
            </w:rPr>
            <w:t>8</w:t>
            <w:fldChar w:fldCharType="end"/>
          </w:r>
          <w:r>
            <w:rPr>
              <w:rStyle w:val="Hyperlink"/>
              <w:noProof/>
            </w:rPr>
            <w:fldChar w:fldCharType="end"/>
          </w:r>
        </w:p>
        <w:p w14:paraId="6DAC54F9" w14:textId="63EF9E7C"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"_Toc176997891"</w:instrText>
          </w:r>
          <w:r>
            <w:rPr>
              <w:rStyle w:val="Hyperlink"/>
              <w:noProof/>
            </w:rPr>
            <w:instrText xml:space="preserve"> </w:instrText>
            <w:fldChar w:fldCharType="separate"/>
          </w:r>
          <w:r>
            <w:rPr>
              <w:rStyle w:val="Hyperlink"/>
              <w:rFonts w:cs="Calibri"/>
              <w:noProof/>
            </w:rPr>
            <w:t>IV.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NORMATIVA APLICABLE</w:t>
          </w:r>
          <w:r>
            <w:rPr>
              <w:noProof/>
              <w:webHidden/>
            </w:rPr>
            <w:tab/>
            <w:fldChar w:fldCharType="begin"/>
            <w:instrText xml:space="preserve"> PAGEREF _Toc176997891 \h </w:instrText>
          </w:r>
          <w:r>
            <w:rPr>
              <w:noProof/>
              <w:webHidden/>
            </w:rPr>
            <w:fldChar w:fldCharType="separate"/>
          </w:r>
          <w:r>
            <w:rPr>
              <w:noProof/>
              <w:webHidden/>
            </w:rPr>
            <w:t>8</w:t>
            <w:fldChar w:fldCharType="end"/>
          </w:r>
          <w:r>
            <w:rPr>
              <w:rStyle w:val="Hyperlink"/>
              <w:noProof/>
            </w:rPr>
            <w:fldChar w:fldCharType="end"/>
          </w:r>
        </w:p>
        <w:p w14:paraId="0744D76F" w14:textId="3205DCA6" w:rsidR="00642217" w:rsidRDefault="00642217">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"_Toc176997892"</w:instrText>
          </w:r>
          <w:r>
            <w:rPr>
              <w:rStyle w:val="Hyperlink"/>
              <w:noProof/>
            </w:rPr>
            <w:instrText xml:space="preserve"> </w:instrText>
            <w:fldChar w:fldCharType="separate"/>
          </w:r>
          <w:r>
            <w:rPr>
              <w:rStyle w:val="Hyperlink"/>
              <w:rFonts w:cs="Calibri"/>
              <w:noProof/>
            </w:rPr>
            <w:t>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GLOSARIO</w:t>
          </w:r>
          <w:r>
            <w:rPr>
              <w:noProof/>
              <w:webHidden/>
            </w:rPr>
            <w:tab/>
            <w:fldChar w:fldCharType="begin"/>
            <w:instrText xml:space="preserve"> PAGEREF _Toc176997892 \h </w:instrText>
          </w:r>
          <w:r>
            <w:rPr>
              <w:noProof/>
              <w:webHidden/>
            </w:rPr>
            <w:fldChar w:fldCharType="separate"/>
          </w:r>
          <w:r>
            <w:rPr>
              <w:noProof/>
              <w:webHidden/>
            </w:rPr>
            <w:t>9</w:t>
            <w:fldChar w:fldCharType="end"/>
          </w:r>
          <w:r>
            <w:rPr>
              <w:rStyle w:val="Hyperlink"/>
              <w:noProof/>
            </w:rPr>
            <w:fldChar w:fldCharType="end"/>
          </w:r>
        </w:p>
        <w:p w14:paraId="77098447" w14:textId="2330B888"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"_Toc176997893"</w:instrText>
          </w:r>
          <w:r>
            <w:rPr>
              <w:rStyle w:val="Hyperlink"/>
              <w:noProof/>
            </w:rPr>
            <w:instrText xml:space="preserve"> </w:instrText>
            <w:fldChar w:fldCharType="separate"/>
          </w:r>
          <w:r>
            <w:rPr>
              <w:rStyle w:val="Hyperlink"/>
              <w:rFonts w:cs="Calibri"/>
              <w:noProof/>
            </w:rPr>
            <w:t>VI.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ESTRUCTURA ORGANIZATIVA PARA LA PREVENCIÓN DE LOS DELITOS DE LDA/FT/FPADM</w:t>
          </w:r>
          <w:r>
            <w:rPr>
              <w:noProof/>
              <w:webHidden/>
            </w:rPr>
            <w:tab/>
            <w:fldChar w:fldCharType="begin"/>
            <w:instrText xml:space="preserve"> PAGEREF _Toc176997893 \h </w:instrText>
          </w:r>
          <w:r>
            <w:rPr>
              <w:noProof/>
              <w:webHidden/>
            </w:rPr>
            <w:fldChar w:fldCharType="separate"/>
          </w:r>
          <w:r>
            <w:rPr>
              <w:noProof/>
              <w:webHidden/>
            </w:rPr>
            <w:t>13</w:t>
            <w:fldChar w:fldCharType="end"/>
          </w:r>
          <w:r>
            <w:rPr>
              <w:rStyle w:val="Hyperlink"/>
              <w:noProof/>
            </w:rPr>
            <w:fldChar w:fldCharType="end"/>
          </w:r>
        </w:p>
        <w:p w14:paraId="43249885" w14:textId="0724DD53"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"_Toc176997894"</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RESPONSABILIDADES GENERALES</w:t>
          </w:r>
          <w:r>
            <w:rPr>
              <w:webHidden/>
            </w:rPr>
            <w:tab/>
            <w:fldChar w:fldCharType="begin"/>
            <w:instrText xml:space="preserve"> PAGEREF _Toc176997894 \h </w:instrText>
          </w:r>
          <w:r>
            <w:rPr>
              <w:webHidden/>
            </w:rPr>
            <w:fldChar w:fldCharType="separate"/>
          </w:r>
          <w:r>
            <w:rPr>
              <w:webHidden/>
            </w:rPr>
            <w:t>13</w:t>
            <w:fldChar w:fldCharType="end"/>
          </w:r>
          <w:r>
            <w:rPr>
              <w:rStyle w:val="Hyperlink"/>
            </w:rPr>
            <w:fldChar w:fldCharType="end"/>
          </w:r>
        </w:p>
        <w:p w14:paraId="6DFC028D" w14:textId="10C0F43F"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"_Toc176997895"</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RESPONSABILIDADES ESPECÍFICAS</w:t>
          </w:r>
          <w:r>
            <w:rPr>
              <w:webHidden/>
            </w:rPr>
            <w:tab/>
            <w:fldChar w:fldCharType="begin"/>
            <w:instrText xml:space="preserve"> PAGEREF _Toc176997895 \h </w:instrText>
          </w:r>
          <w:r>
            <w:rPr>
              <w:webHidden/>
            </w:rPr>
            <w:fldChar w:fldCharType="separate"/>
          </w:r>
          <w:r>
            <w:rPr>
              <w:webHidden/>
            </w:rPr>
            <w:t>14</w:t>
            <w:fldChar w:fldCharType="end"/>
          </w:r>
          <w:r>
            <w:rPr>
              <w:rStyle w:val="Hyperlink"/>
            </w:rPr>
            <w:fldChar w:fldCharType="end"/>
          </w:r>
        </w:p>
        <w:p w14:paraId="77FACC10" w14:textId="234CE19F" w:rsidR="00642217" w:rsidRDefault="00642217">
          <w:pPr>
            <w:pStyle w:val="TOC3"/>
            <w:tabs>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"_Toc176997896"</w:instrText>
          </w:r>
          <w:r>
            <w:rPr>
              <w:rStyle w:val="Hyperlink"/>
              <w:noProof/>
            </w:rPr>
            <w:instrText xml:space="preserve"> </w:instrText>
            <w:fldChar w:fldCharType="separate"/>
          </w:r>
          <w:r>
            <w:rPr>
              <w:rStyle w:val="Hyperlink"/>
              <w:rFonts w:ascii="Calibri" w:eastAsia="Calibri" w:hAnsi="Calibri" w:cs="Calibri"/>
              <w:noProof/>
            </w:rPr>
            <w:t>1. Asamblea de Accionistas</w:t>
          </w:r>
          <w:r>
            <w:rPr>
              <w:noProof/>
              <w:webHidden/>
            </w:rPr>
            <w:tab/>
            <w:fldChar w:fldCharType="begin"/>
            <w:instrText xml:space="preserve"> PAGEREF _Toc176997896 \h </w:instrText>
          </w:r>
          <w:r>
            <w:rPr>
              <w:noProof/>
              <w:webHidden/>
            </w:rPr>
            <w:fldChar w:fldCharType="separate"/>
          </w:r>
          <w:r>
            <w:rPr>
              <w:noProof/>
              <w:webHidden/>
            </w:rPr>
            <w:t>14</w:t>
            <w:fldChar w:fldCharType="end"/>
          </w:r>
          <w:r>
            <w:rPr>
              <w:rStyle w:val="Hyperlink"/>
              <w:noProof/>
            </w:rPr>
            <w:fldChar w:fldCharType="end"/>
          </w:r>
        </w:p>
        <w:p w14:paraId="6B7370EE" w14:textId="63FB0A51" w:rsidR="00642217" w:rsidRDefault="00642217">
          <w:pPr>
            <w:pStyle w:val="TOC3"/>
            <w:tabs>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"_Toc176997897"</w:instrText>
          </w:r>
          <w:r>
            <w:rPr>
              <w:rStyle w:val="Hyperlink"/>
              <w:noProof/>
            </w:rPr>
            <w:instrText xml:space="preserve"> </w:instrText>
            <w:fldChar w:fldCharType="separate"/>
          </w:r>
          <w:r>
            <w:rPr>
              <w:rStyle w:val="Hyperlink"/>
              <w:rFonts w:ascii="Calibri" w:eastAsia="Calibri" w:hAnsi="Calibri" w:cs="Calibri"/>
              <w:noProof/>
            </w:rPr>
            <w:t xml:space="preserve">2. </w:t>
          </w:r>
          <w:r>
            <w:rPr>
              <w:rStyle w:val="Hyperlink"/>
              <w:rFonts w:ascii="Calibri" w:eastAsia="Calibri" w:hAnsi="Calibri" w:cs="Calibri"/>
              <w:b/>
              <w:noProof/>
            </w:rPr>
            <w:t>OFICIAL DE CUMPLIMIENTO Y OFICIAL DE CUMPLIMIENTO SUPLENTE</w:t>
          </w:r>
          <w:r>
            <w:rPr>
              <w:noProof/>
              <w:webHidden/>
            </w:rPr>
            <w:tab/>
            <w:fldChar w:fldCharType="begin"/>
            <w:instrText xml:space="preserve"> PAGEREF _Toc176997897 \h </w:instrText>
          </w:r>
          <w:r>
            <w:rPr>
              <w:noProof/>
              <w:webHidden/>
            </w:rPr>
            <w:fldChar w:fldCharType="separate"/>
          </w:r>
          <w:r>
            <w:rPr>
              <w:noProof/>
              <w:webHidden/>
            </w:rPr>
            <w:t>16</w:t>
            <w:fldChar w:fldCharType="end"/>
          </w:r>
          <w:r>
            <w:rPr>
              <w:rStyle w:val="Hyperlink"/>
              <w:noProof/>
            </w:rPr>
            <w:fldChar w:fldCharType="end"/>
          </w:r>
        </w:p>
        <w:p w14:paraId="46C042B0" w14:textId="516812F8"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"_Toc176997898"</w:instrText>
          </w:r>
          <w:r>
            <w:rPr>
              <w:rStyle w:val="Hyperlink"/>
              <w:noProof/>
            </w:rPr>
            <w:instrText xml:space="preserve"> </w:instrText>
            <w:fldChar w:fldCharType="separate"/>
          </w:r>
          <w:r>
            <w:rPr>
              <w:rStyle w:val="Hyperlink"/>
              <w:rFonts w:cs="Calibri"/>
              <w:noProof/>
            </w:rPr>
            <w:t>VII.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POLÍTICAS DE CONOCIMIENTO DE CLIENTES</w:t>
          </w:r>
          <w:r>
            <w:rPr>
              <w:noProof/>
              <w:webHidden/>
            </w:rPr>
            <w:tab/>
            <w:fldChar w:fldCharType="begin"/>
            <w:instrText xml:space="preserve"> PAGEREF _Toc176997898 \h </w:instrText>
          </w:r>
          <w:r>
            <w:rPr>
              <w:noProof/>
              <w:webHidden/>
            </w:rPr>
            <w:fldChar w:fldCharType="separate"/>
          </w:r>
          <w:r>
            <w:rPr>
              <w:noProof/>
              <w:webHidden/>
            </w:rPr>
            <w:t>20</w:t>
            <w:fldChar w:fldCharType="end"/>
          </w:r>
          <w:r>
            <w:rPr>
              <w:rStyle w:val="Hyperlink"/>
              <w:noProof/>
            </w:rPr>
            <w:fldChar w:fldCharType="end"/>
          </w:r>
        </w:p>
        <w:p w14:paraId="58CB26E3" w14:textId="295EF9D0"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"_Toc176997899"</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DEBIDA DILIGENCIA PARA LA IDENTIFICACIÓN Y VINCULACIÓN DE POSIBLES CLIENTES</w:t>
          </w:r>
          <w:r>
            <w:rPr>
              <w:webHidden/>
            </w:rPr>
            <w:tab/>
            <w:fldChar w:fldCharType="begin"/>
            <w:instrText xml:space="preserve"> PAGEREF _Toc176997899 \h </w:instrText>
          </w:r>
          <w:r>
            <w:rPr>
              <w:webHidden/>
            </w:rPr>
            <w:fldChar w:fldCharType="separate"/>
          </w:r>
          <w:r>
            <w:rPr>
              <w:webHidden/>
            </w:rPr>
            <w:t>21</w:t>
            <w:fldChar w:fldCharType="end"/>
          </w:r>
          <w:r>
            <w:rPr>
              <w:rStyle w:val="Hyperlink"/>
            </w:rPr>
            <w:fldChar w:fldCharType="end"/>
          </w:r>
        </w:p>
        <w:p w14:paraId="049FC136" w14:textId="33EE7C19"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"_Toc176997900"</w:instrText>
          </w:r>
          <w:r>
            <w:rPr>
              <w:rStyle w:val="Hyperlink"/>
              <w:noProof/>
            </w:rPr>
            <w:instrText xml:space="preserve"> </w:instrText>
            <w:fldChar w:fldCharType="separate"/>
          </w:r>
          <w:r>
            <w:rPr>
              <w:rStyle w:val="Hyperlink"/>
              <w:rFonts w:ascii="Calibri" w:eastAsia="Calibri" w:hAnsi="Calibri" w:cs="Calibri"/>
              <w:noProof/>
            </w:rPr>
            <w:t>1.</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simplificada.</w:t>
          </w:r>
          <w:r>
            <w:rPr>
              <w:noProof/>
              <w:webHidden/>
            </w:rPr>
            <w:tab/>
            <w:fldChar w:fldCharType="begin"/>
            <w:instrText xml:space="preserve"> PAGEREF _Toc176997900 \h </w:instrText>
          </w:r>
          <w:r>
            <w:rPr>
              <w:noProof/>
              <w:webHidden/>
            </w:rPr>
            <w:fldChar w:fldCharType="separate"/>
          </w:r>
          <w:r>
            <w:rPr>
              <w:noProof/>
              <w:webHidden/>
            </w:rPr>
            <w:t>22</w:t>
            <w:fldChar w:fldCharType="end"/>
          </w:r>
          <w:r>
            <w:rPr>
              <w:rStyle w:val="Hyperlink"/>
              <w:noProof/>
            </w:rPr>
            <w:fldChar w:fldCharType="end"/>
          </w:r>
        </w:p>
        <w:p w14:paraId="7FC3F9EC" w14:textId="2EF8A7EC"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"_Toc176997901"</w:instrText>
          </w:r>
          <w:r>
            <w:rPr>
              <w:rStyle w:val="Hyperlink"/>
              <w:noProof/>
            </w:rPr>
            <w:instrText xml:space="preserve"> </w:instrText>
            <w:fldChar w:fldCharType="separate"/>
          </w:r>
          <w:r>
            <w:rPr>
              <w:rStyle w:val="Hyperlink"/>
              <w:rFonts w:ascii="Calibri" w:eastAsia="Calibri" w:hAnsi="Calibri" w:cs="Calibri"/>
              <w:noProof/>
            </w:rPr>
            <w:t>2.</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estándar</w:t>
          </w:r>
          <w:r>
            <w:rPr>
              <w:noProof/>
              <w:webHidden/>
            </w:rPr>
            <w:tab/>
            <w:fldChar w:fldCharType="begin"/>
            <w:instrText xml:space="preserve"> PAGEREF _Toc176997901 \h </w:instrText>
          </w:r>
          <w:r>
            <w:rPr>
              <w:noProof/>
              <w:webHidden/>
            </w:rPr>
            <w:fldChar w:fldCharType="separate"/>
          </w:r>
          <w:r>
            <w:rPr>
              <w:noProof/>
              <w:webHidden/>
            </w:rPr>
            <w:t>22</w:t>
            <w:fldChar w:fldCharType="end"/>
          </w:r>
          <w:r>
            <w:rPr>
              <w:rStyle w:val="Hyperlink"/>
              <w:noProof/>
            </w:rPr>
            <w:fldChar w:fldCharType="end"/>
          </w:r>
        </w:p>
        <w:p w14:paraId="1C57D39D" w14:textId="3514C4FD"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"_Toc176997902"</w:instrText>
          </w:r>
          <w:r>
            <w:rPr>
              <w:rStyle w:val="Hyperlink"/>
              <w:noProof/>
            </w:rPr>
            <w:instrText xml:space="preserve"> </w:instrText>
            <w:fldChar w:fldCharType="separate"/>
          </w:r>
          <w:r>
            <w:rPr>
              <w:rStyle w:val="Hyperlink"/>
              <w:rFonts w:ascii="Calibri" w:eastAsia="Calibri" w:hAnsi="Calibri" w:cs="Calibri"/>
              <w:noProof/>
            </w:rPr>
            <w:t>3.</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intensificada</w:t>
          </w:r>
          <w:r>
            <w:rPr>
              <w:noProof/>
              <w:webHidden/>
            </w:rPr>
            <w:tab/>
            <w:fldChar w:fldCharType="begin"/>
            <w:instrText xml:space="preserve"> PAGEREF _Toc176997902 \h </w:instrText>
          </w:r>
          <w:r>
            <w:rPr>
              <w:noProof/>
              <w:webHidden/>
            </w:rPr>
            <w:fldChar w:fldCharType="separate"/>
          </w:r>
          <w:r>
            <w:rPr>
              <w:noProof/>
              <w:webHidden/>
            </w:rPr>
            <w:t>23</w:t>
            <w:fldChar w:fldCharType="end"/>
          </w:r>
          <w:r>
            <w:rPr>
              <w:rStyle w:val="Hyperlink"/>
              <w:noProof/>
            </w:rPr>
            <w:fldChar w:fldCharType="end"/>
          </w:r>
        </w:p>
        <w:p w14:paraId="705DF1B1" w14:textId="75D24014"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"_Toc176997903"</w:instrText>
          </w:r>
          <w:r>
            <w:rPr>
              <w:rStyle w:val="Hyperlink"/>
              <w:noProof/>
            </w:rPr>
            <w:instrText xml:space="preserve"> </w:instrText>
            <w:fldChar w:fldCharType="separate"/>
          </w:r>
          <w:r>
            <w:rPr>
              <w:rStyle w:val="Hyperlink"/>
              <w:rFonts w:ascii="Calibri" w:eastAsia="Calibri" w:hAnsi="Calibri" w:cs="Calibri"/>
              <w:noProof/>
            </w:rPr>
            <w:t>4.</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Debida Diligencia para clientes PEP´s</w:t>
          </w:r>
          <w:r>
            <w:rPr>
              <w:noProof/>
              <w:webHidden/>
            </w:rPr>
            <w:tab/>
            <w:fldChar w:fldCharType="begin"/>
            <w:instrText xml:space="preserve"> PAGEREF _Toc176997903 \h </w:instrText>
          </w:r>
          <w:r>
            <w:rPr>
              <w:noProof/>
              <w:webHidden/>
            </w:rPr>
            <w:fldChar w:fldCharType="separate"/>
          </w:r>
          <w:r>
            <w:rPr>
              <w:noProof/>
              <w:webHidden/>
            </w:rPr>
            <w:t>25</w:t>
            <w:fldChar w:fldCharType="end"/>
          </w:r>
          <w:r>
            <w:rPr>
              <w:rStyle w:val="Hyperlink"/>
              <w:noProof/>
            </w:rPr>
            <w:fldChar w:fldCharType="end"/>
          </w:r>
        </w:p>
        <w:p w14:paraId="5F0E1453" w14:textId="77AD181F"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"_Toc176997904"</w:instrText>
          </w:r>
          <w:r>
            <w:rPr>
              <w:rStyle w:val="Hyperlink"/>
              <w:noProof/>
            </w:rPr>
            <w:instrText xml:space="preserve"> </w:instrText>
            <w:fldChar w:fldCharType="separate"/>
          </w:r>
          <w:r>
            <w:rPr>
              <w:rStyle w:val="Hyperlink"/>
              <w:rFonts w:ascii="Calibri" w:eastAsia="Calibri" w:hAnsi="Calibri" w:cs="Calibri"/>
              <w:noProof/>
            </w:rPr>
            <w:t>5.</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Proceso para la Identificación de un PEP.</w:t>
          </w:r>
          <w:r>
            <w:rPr>
              <w:noProof/>
              <w:webHidden/>
            </w:rPr>
            <w:tab/>
            <w:fldChar w:fldCharType="begin"/>
            <w:instrText xml:space="preserve"> PAGEREF _Toc176997904 \h </w:instrText>
          </w:r>
          <w:r>
            <w:rPr>
              <w:noProof/>
              <w:webHidden/>
            </w:rPr>
            <w:fldChar w:fldCharType="separate"/>
          </w:r>
          <w:r>
            <w:rPr>
              <w:noProof/>
              <w:webHidden/>
            </w:rPr>
            <w:t>26</w:t>
            <w:fldChar w:fldCharType="end"/>
          </w:r>
          <w:r>
            <w:rPr>
              <w:rStyle w:val="Hyperlink"/>
              <w:noProof/>
            </w:rPr>
            <w:fldChar w:fldCharType="end"/>
          </w:r>
        </w:p>
        <w:p w14:paraId="3A2EAC43" w14:textId="459F74A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"_Toc176997905"</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NORMAS GENERALES DE DEBIDA DILIGENCIA</w:t>
          </w:r>
          <w:r>
            <w:rPr>
              <w:webHidden/>
            </w:rPr>
            <w:tab/>
            <w:fldChar w:fldCharType="begin"/>
            <w:instrText xml:space="preserve"> PAGEREF _Toc176997905 \h </w:instrText>
          </w:r>
          <w:r>
            <w:rPr>
              <w:webHidden/>
            </w:rPr>
            <w:fldChar w:fldCharType="separate"/>
          </w:r>
          <w:r>
            <w:rPr>
              <w:webHidden/>
            </w:rPr>
            <w:t>28</w:t>
            <w:fldChar w:fldCharType="end"/>
          </w:r>
          <w:r>
            <w:rPr>
              <w:rStyle w:val="Hyperlink"/>
            </w:rPr>
            <w:fldChar w:fldCharType="end"/>
          </w:r>
        </w:p>
        <w:p w14:paraId="2B9366B3" w14:textId="57B7603B"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"_Toc176997906"</w:instrText>
          </w:r>
          <w:r>
            <w:rPr>
              <w:rStyle w:val="Hyperlink"/>
              <w:noProof/>
            </w:rPr>
            <w:instrText xml:space="preserve"> </w:instrText>
            <w:fldChar w:fldCharType="separate"/>
          </w:r>
          <w:r>
            <w:rPr>
              <w:rStyle w:val="Hyperlink"/>
              <w:rFonts w:ascii="Calibri" w:eastAsia="Calibri" w:hAnsi="Calibri" w:cs="Calibri"/>
              <w:noProof/>
            </w:rPr>
            <w:t>1.</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Clientes no aceptados</w:t>
          </w:r>
          <w:r>
            <w:rPr>
              <w:noProof/>
              <w:webHidden/>
            </w:rPr>
            <w:tab/>
            <w:fldChar w:fldCharType="begin"/>
            <w:instrText xml:space="preserve"> PAGEREF _Toc176997906 \h </w:instrText>
          </w:r>
          <w:r>
            <w:rPr>
              <w:noProof/>
              <w:webHidden/>
            </w:rPr>
            <w:fldChar w:fldCharType="separate"/>
          </w:r>
          <w:r>
            <w:rPr>
              <w:noProof/>
              <w:webHidden/>
            </w:rPr>
            <w:t>28</w:t>
            <w:fldChar w:fldCharType="end"/>
          </w:r>
          <w:r>
            <w:rPr>
              <w:rStyle w:val="Hyperlink"/>
              <w:noProof/>
            </w:rPr>
            <w:fldChar w:fldCharType="end"/>
          </w:r>
        </w:p>
        <w:p w14:paraId="50D7AB21" w14:textId="134E9C40"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"_Toc176997907"</w:instrText>
          </w:r>
          <w:r>
            <w:rPr>
              <w:rStyle w:val="Hyperlink"/>
              <w:noProof/>
            </w:rPr>
            <w:instrText xml:space="preserve"> </w:instrText>
            <w:fldChar w:fldCharType="separate"/>
          </w:r>
          <w:r>
            <w:rPr>
              <w:rStyle w:val="Hyperlink"/>
              <w:rFonts w:ascii="Calibri" w:eastAsia="Calibri" w:hAnsi="Calibri" w:cs="Calibri"/>
              <w:noProof/>
            </w:rPr>
            <w:t>2.</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Procedencia de fondos</w:t>
          </w:r>
          <w:r>
            <w:rPr>
              <w:noProof/>
              <w:webHidden/>
            </w:rPr>
            <w:tab/>
            <w:fldChar w:fldCharType="begin"/>
            <w:instrText xml:space="preserve"> PAGEREF _Toc176997907 \h </w:instrText>
          </w:r>
          <w:r>
            <w:rPr>
              <w:noProof/>
              <w:webHidden/>
            </w:rPr>
            <w:fldChar w:fldCharType="separate"/>
          </w:r>
          <w:r>
            <w:rPr>
              <w:noProof/>
              <w:webHidden/>
            </w:rPr>
            <w:t>29</w:t>
            <w:fldChar w:fldCharType="end"/>
          </w:r>
          <w:r>
            <w:rPr>
              <w:rStyle w:val="Hyperlink"/>
              <w:noProof/>
            </w:rPr>
            <w:fldChar w:fldCharType="end"/>
          </w:r>
        </w:p>
        <w:p w14:paraId="7CCD037A" w14:textId="250548E8"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"_Toc176997908"</w:instrText>
          </w:r>
          <w:r>
            <w:rPr>
              <w:rStyle w:val="Hyperlink"/>
              <w:noProof/>
            </w:rPr>
            <w:instrText xml:space="preserve"> </w:instrText>
            <w:fldChar w:fldCharType="separate"/>
          </w:r>
          <w:r>
            <w:rPr>
              <w:rStyle w:val="Hyperlink"/>
              <w:rFonts w:ascii="Calibri" w:eastAsia="Calibri" w:hAnsi="Calibri" w:cs="Calibri"/>
              <w:noProof/>
            </w:rPr>
            <w:t>3.</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Actualización de información de clientes</w:t>
          </w:r>
          <w:r>
            <w:rPr>
              <w:noProof/>
              <w:webHidden/>
            </w:rPr>
            <w:tab/>
            <w:fldChar w:fldCharType="begin"/>
            <w:instrText xml:space="preserve"> PAGEREF _Toc176997908 \h </w:instrText>
          </w:r>
          <w:r>
            <w:rPr>
              <w:noProof/>
              <w:webHidden/>
            </w:rPr>
            <w:fldChar w:fldCharType="separate"/>
          </w:r>
          <w:r>
            <w:rPr>
              <w:noProof/>
              <w:webHidden/>
            </w:rPr>
            <w:t>29</w:t>
            <w:fldChar w:fldCharType="end"/>
          </w:r>
          <w:r>
            <w:rPr>
              <w:rStyle w:val="Hyperlink"/>
              <w:noProof/>
            </w:rPr>
            <w:fldChar w:fldCharType="end"/>
          </w:r>
        </w:p>
        <w:p w14:paraId="600B4E23" w14:textId="62D2CB14" w:rsidR="00642217" w:rsidRDefault="00642217">
          <w:pPr>
            <w:pStyle w:val="TOC3"/>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"_Toc176997909"</w:instrText>
          </w:r>
          <w:r>
            <w:rPr>
              <w:rStyle w:val="Hyperlink"/>
              <w:noProof/>
            </w:rPr>
            <w:instrText xml:space="preserve"> </w:instrText>
            <w:fldChar w:fldCharType="separate"/>
          </w:r>
          <w:r>
            <w:rPr>
              <w:rStyle w:val="Hyperlink"/>
              <w:rFonts w:ascii="Calibri" w:eastAsia="Calibri" w:hAnsi="Calibri" w:cs="Calibri"/>
              <w:noProof/>
            </w:rPr>
            <w:t>4.</w:t>
          </w:r>
          <w:r>
            <w:rPr>
              <w:rFonts w:asciiTheme="minorHAnsi" w:eastAsiaTheme="minorEastAsia" w:hAnsiTheme="minorHAnsi" w:cstheme="minorBidi"/>
              <w:noProof/>
              <w:kern w:val="2"/>
              <w:sz w:val="24"/>
              <w:szCs w:val="24"/>
              <w:lang w:val="en-US" w:eastAsia="en-US"/>
              <w14:ligatures w14:val="standardContextual"/>
            </w:rPr>
            <w:tab/>
          </w:r>
          <w:r>
            <w:rPr>
              <w:rStyle w:val="Hyperlink"/>
              <w:rFonts w:ascii="Calibri" w:eastAsia="Calibri" w:hAnsi="Calibri" w:cs="Calibri"/>
              <w:noProof/>
            </w:rPr>
            <w:t>Mantenimiento y finalización de relaciones contractuales</w:t>
          </w:r>
          <w:r>
            <w:rPr>
              <w:noProof/>
              <w:webHidden/>
            </w:rPr>
            <w:tab/>
            <w:fldChar w:fldCharType="begin"/>
            <w:instrText xml:space="preserve"> PAGEREF _Toc176997909 \h </w:instrText>
          </w:r>
          <w:r>
            <w:rPr>
              <w:noProof/>
              <w:webHidden/>
            </w:rPr>
            <w:fldChar w:fldCharType="separate"/>
          </w:r>
          <w:r>
            <w:rPr>
              <w:noProof/>
              <w:webHidden/>
            </w:rPr>
            <w:t>30</w:t>
            <w:fldChar w:fldCharType="end"/>
          </w:r>
          <w:r>
            <w:rPr>
              <w:rStyle w:val="Hyperlink"/>
              <w:noProof/>
            </w:rPr>
            <w:fldChar w:fldCharType="end"/>
          </w:r>
        </w:p>
        <w:p w14:paraId="2CC1876E" w14:textId="7F312466"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"_Toc176997910"</w:instrText>
          </w:r>
          <w:r>
            <w:rPr>
              <w:rStyle w:val="Hyperlink"/>
              <w:noProof/>
            </w:rPr>
            <w:instrText xml:space="preserve"> </w:instrText>
            <w:fldChar w:fldCharType="separate"/>
          </w:r>
          <w:r>
            <w:rPr>
              <w:rStyle w:val="Hyperlink"/>
              <w:rFonts w:cs="Calibri"/>
              <w:noProof/>
            </w:rPr>
            <w:t>VIII.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DE CONOCIMIENTO DE EMPLEADOS</w:t>
          </w:r>
          <w:r>
            <w:rPr>
              <w:noProof/>
              <w:webHidden/>
            </w:rPr>
            <w:tab/>
            <w:fldChar w:fldCharType="begin"/>
            <w:instrText xml:space="preserve"> PAGEREF _Toc176997910 \h </w:instrText>
          </w:r>
          <w:r>
            <w:rPr>
              <w:noProof/>
              <w:webHidden/>
            </w:rPr>
            <w:fldChar w:fldCharType="separate"/>
          </w:r>
          <w:r>
            <w:rPr>
              <w:noProof/>
              <w:webHidden/>
            </w:rPr>
            <w:t>30</w:t>
            <w:fldChar w:fldCharType="end"/>
          </w:r>
          <w:r>
            <w:rPr>
              <w:rStyle w:val="Hyperlink"/>
              <w:noProof/>
            </w:rPr>
            <w:fldChar w:fldCharType="end"/>
          </w:r>
        </w:p>
        <w:p w14:paraId="17756453" w14:textId="79453EF1"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"_Toc176997911"</w:instrText>
          </w:r>
          <w:r>
            <w:rPr>
              <w:rStyle w:val="Hyperlink"/>
              <w:noProof/>
            </w:rPr>
            <w:instrText xml:space="preserve"> </w:instrText>
            <w:fldChar w:fldCharType="separate"/>
          </w:r>
          <w:r>
            <w:rPr>
              <w:rStyle w:val="Hyperlink"/>
              <w:rFonts w:cs="Calibri"/>
              <w:noProof/>
            </w:rPr>
            <w:t>IX.</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DE CONOCIMIENTO DE PROVEEDORES</w:t>
          </w:r>
          <w:r>
            <w:rPr>
              <w:noProof/>
              <w:webHidden/>
            </w:rPr>
            <w:tab/>
            <w:fldChar w:fldCharType="begin"/>
            <w:instrText xml:space="preserve"> PAGEREF _Toc176997911 \h </w:instrText>
          </w:r>
          <w:r>
            <w:rPr>
              <w:noProof/>
              <w:webHidden/>
            </w:rPr>
            <w:fldChar w:fldCharType="separate"/>
          </w:r>
          <w:r>
            <w:rPr>
              <w:noProof/>
              <w:webHidden/>
            </w:rPr>
            <w:t>32</w:t>
            <w:fldChar w:fldCharType="end"/>
          </w:r>
          <w:r>
            <w:rPr>
              <w:rStyle w:val="Hyperlink"/>
              <w:noProof/>
            </w:rPr>
            <w:fldChar w:fldCharType="end"/>
          </w:r>
        </w:p>
        <w:p w14:paraId="0D968412" w14:textId="599C3433" w:rsidR="00642217" w:rsidRDefault="00642217">
          <w:pPr>
            <w:pStyle w:val="TOC1"/>
            <w:tabs>
              <w:tab w:val="left" w:pos="44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lastRenderedPageBreak/>
            <w:fldChar w:fldCharType="begin"/>
            <w:instrText xml:space="preserve"> </w:instrText>
          </w:r>
          <w:r>
            <w:rPr>
              <w:noProof/>
            </w:rPr>
            <w:instrText>HYPERLINK \l "_Toc176997912"</w:instrText>
          </w:r>
          <w:r>
            <w:rPr>
              <w:rStyle w:val="Hyperlink"/>
              <w:noProof/>
            </w:rPr>
            <w:instrText xml:space="preserve"> </w:instrText>
            <w:fldChar w:fldCharType="separate"/>
          </w:r>
          <w:r>
            <w:rPr>
              <w:rStyle w:val="Hyperlink"/>
              <w:rFonts w:cs="Calibri"/>
              <w:noProof/>
            </w:rPr>
            <w:t>X.</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PARA EL MONITOREO Y REPORTE DE OPERACIONES IRREGULARES, SOSPECHOSAS Y REGULADAS</w:t>
          </w:r>
          <w:r>
            <w:rPr>
              <w:noProof/>
              <w:webHidden/>
            </w:rPr>
            <w:tab/>
            <w:fldChar w:fldCharType="begin"/>
            <w:instrText xml:space="preserve"> PAGEREF _Toc176997912 \h </w:instrText>
          </w:r>
          <w:r>
            <w:rPr>
              <w:noProof/>
              <w:webHidden/>
            </w:rPr>
            <w:fldChar w:fldCharType="separate"/>
          </w:r>
          <w:r>
            <w:rPr>
              <w:noProof/>
              <w:webHidden/>
            </w:rPr>
            <w:t>34</w:t>
            <w:fldChar w:fldCharType="end"/>
          </w:r>
          <w:r>
            <w:rPr>
              <w:rStyle w:val="Hyperlink"/>
              <w:noProof/>
            </w:rPr>
            <w:fldChar w:fldCharType="end"/>
          </w:r>
        </w:p>
        <w:p w14:paraId="625557B1" w14:textId="6F1A60B2"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"_Toc176997913"</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MONITOREO</w:t>
          </w:r>
          <w:r>
            <w:rPr>
              <w:webHidden/>
            </w:rPr>
            <w:tab/>
            <w:fldChar w:fldCharType="begin"/>
            <w:instrText xml:space="preserve"> PAGEREF _Toc176997913 \h </w:instrText>
          </w:r>
          <w:r>
            <w:rPr>
              <w:webHidden/>
            </w:rPr>
            <w:fldChar w:fldCharType="separate"/>
          </w:r>
          <w:r>
            <w:rPr>
              <w:webHidden/>
            </w:rPr>
            <w:t>35</w:t>
            <w:fldChar w:fldCharType="end"/>
          </w:r>
          <w:r>
            <w:rPr>
              <w:rStyle w:val="Hyperlink"/>
            </w:rPr>
            <w:fldChar w:fldCharType="end"/>
          </w:r>
        </w:p>
        <w:p w14:paraId="7F120121" w14:textId="6E3FD5D9"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"_Toc176997914"</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REPORTE INTERNO DE OPERACIONES IRREGULARES O SOSPECHOSAS</w:t>
          </w:r>
          <w:r>
            <w:rPr>
              <w:webHidden/>
            </w:rPr>
            <w:tab/>
            <w:fldChar w:fldCharType="begin"/>
            <w:instrText xml:space="preserve"> PAGEREF _Toc176997914 \h </w:instrText>
          </w:r>
          <w:r>
            <w:rPr>
              <w:webHidden/>
            </w:rPr>
            <w:fldChar w:fldCharType="separate"/>
          </w:r>
          <w:r>
            <w:rPr>
              <w:webHidden/>
            </w:rPr>
            <w:t>35</w:t>
            <w:fldChar w:fldCharType="end"/>
          </w:r>
          <w:r>
            <w:rPr>
              <w:rStyle w:val="Hyperlink"/>
            </w:rPr>
            <w:fldChar w:fldCharType="end"/>
          </w:r>
        </w:p>
        <w:p w14:paraId="70C25B67" w14:textId="574EB5D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"_Toc176997915"</w:instrText>
          </w:r>
          <w:r>
            <w:rPr>
              <w:rStyle w:val="Hyperlink"/>
            </w:rPr>
            <w:instrText xml:space="preserve"> </w:instrText>
            <w:fldChar w:fldCharType="separate"/>
          </w:r>
          <w:r>
            <w:rPr>
              <w:rStyle w:val="Hyperlink"/>
              <w:rFonts w:cs="Calibri"/>
            </w:rPr>
            <w:t>c.</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ANÁLISIS DE TRANSACCIONES IRREGULARES</w:t>
          </w:r>
          <w:r>
            <w:rPr>
              <w:webHidden/>
            </w:rPr>
            <w:tab/>
            <w:fldChar w:fldCharType="begin"/>
            <w:instrText xml:space="preserve"> PAGEREF _Toc176997915 \h </w:instrText>
          </w:r>
          <w:r>
            <w:rPr>
              <w:webHidden/>
            </w:rPr>
            <w:fldChar w:fldCharType="separate"/>
          </w:r>
          <w:r>
            <w:rPr>
              <w:webHidden/>
            </w:rPr>
            <w:t>35</w:t>
            <w:fldChar w:fldCharType="end"/>
          </w:r>
          <w:r>
            <w:rPr>
              <w:rStyle w:val="Hyperlink"/>
            </w:rPr>
            <w:fldChar w:fldCharType="end"/>
          </w:r>
        </w:p>
        <w:p w14:paraId="6B39678A" w14:textId="44BBE4FC"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"_Toc176997916"</w:instrText>
          </w:r>
          <w:r>
            <w:rPr>
              <w:rStyle w:val="Hyperlink"/>
            </w:rPr>
            <w:instrText xml:space="preserve"> </w:instrText>
            <w:fldChar w:fldCharType="separate"/>
          </w:r>
          <w:r>
            <w:rPr>
              <w:rStyle w:val="Hyperlink"/>
              <w:rFonts w:cs="Calibri"/>
            </w:rPr>
            <w:t>d.</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REPORTE DE OPERACIONES SOSPECHOSAS (ROS) Y REPORTE DE TENTATIVA DE OPERACIÓN SOSPECHOSA</w:t>
          </w:r>
          <w:r>
            <w:rPr>
              <w:webHidden/>
            </w:rPr>
            <w:tab/>
            <w:fldChar w:fldCharType="begin"/>
            <w:instrText xml:space="preserve"> PAGEREF _Toc176997916 \h </w:instrText>
          </w:r>
          <w:r>
            <w:rPr>
              <w:webHidden/>
            </w:rPr>
            <w:fldChar w:fldCharType="separate"/>
          </w:r>
          <w:r>
            <w:rPr>
              <w:webHidden/>
            </w:rPr>
            <w:t>37</w:t>
            <w:fldChar w:fldCharType="end"/>
          </w:r>
          <w:r>
            <w:rPr>
              <w:rStyle w:val="Hyperlink"/>
            </w:rPr>
            <w:fldChar w:fldCharType="end"/>
          </w:r>
        </w:p>
        <w:p w14:paraId="14461358" w14:textId="0BAFCD7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"_Toc176997917"</w:instrText>
          </w:r>
          <w:r>
            <w:rPr>
              <w:rStyle w:val="Hyperlink"/>
            </w:rPr>
            <w:instrText xml:space="preserve"> </w:instrText>
            <w:fldChar w:fldCharType="separate"/>
          </w:r>
          <w:r>
            <w:rPr>
              <w:rStyle w:val="Hyperlink"/>
              <w:rFonts w:cs="Calibri"/>
            </w:rPr>
            <w:t>e.</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REPORTE DE OPERACIONES REGULADAS</w:t>
          </w:r>
          <w:r>
            <w:rPr>
              <w:webHidden/>
            </w:rPr>
            <w:tab/>
            <w:fldChar w:fldCharType="begin"/>
            <w:instrText xml:space="preserve"> PAGEREF _Toc176997917 \h </w:instrText>
          </w:r>
          <w:r>
            <w:rPr>
              <w:webHidden/>
            </w:rPr>
            <w:fldChar w:fldCharType="separate"/>
          </w:r>
          <w:r>
            <w:rPr>
              <w:webHidden/>
            </w:rPr>
            <w:t>38</w:t>
            <w:fldChar w:fldCharType="end"/>
          </w:r>
          <w:r>
            <w:rPr>
              <w:rStyle w:val="Hyperlink"/>
            </w:rPr>
            <w:fldChar w:fldCharType="end"/>
          </w:r>
        </w:p>
        <w:p w14:paraId="5F60D455" w14:textId="328FBE37"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"_Toc176997918"</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ATENCIÓN DE REQUERIMIENTOS DE INFORMACIÓN</w:t>
          </w:r>
          <w:r>
            <w:rPr>
              <w:webHidden/>
            </w:rPr>
            <w:tab/>
            <w:fldChar w:fldCharType="begin"/>
            <w:instrText xml:space="preserve"> PAGEREF _Toc176997918 \h </w:instrText>
          </w:r>
          <w:r>
            <w:rPr>
              <w:webHidden/>
            </w:rPr>
            <w:fldChar w:fldCharType="separate"/>
          </w:r>
          <w:r>
            <w:rPr>
              <w:webHidden/>
            </w:rPr>
            <w:t>39</w:t>
            <w:fldChar w:fldCharType="end"/>
          </w:r>
          <w:r>
            <w:rPr>
              <w:rStyle w:val="Hyperlink"/>
            </w:rPr>
            <w:fldChar w:fldCharType="end"/>
          </w:r>
        </w:p>
        <w:p w14:paraId="20BEB804" w14:textId="43F76164"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"_Toc176997919"</w:instrText>
          </w:r>
          <w:r>
            <w:rPr>
              <w:rStyle w:val="Hyperlink"/>
              <w:noProof/>
            </w:rPr>
            <w:instrText xml:space="preserve"> </w:instrText>
            <w:fldChar w:fldCharType="separate"/>
          </w:r>
          <w:r>
            <w:rPr>
              <w:rStyle w:val="Hyperlink"/>
              <w:rFonts w:cs="Calibri"/>
              <w:noProof/>
            </w:rPr>
            <w:t>XI.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MATRIZ DE RIESGO</w:t>
          </w:r>
          <w:r>
            <w:rPr>
              <w:noProof/>
              <w:webHidden/>
            </w:rPr>
            <w:tab/>
            <w:fldChar w:fldCharType="begin"/>
            <w:instrText xml:space="preserve"> PAGEREF _Toc176997919 \h </w:instrText>
          </w:r>
          <w:r>
            <w:rPr>
              <w:noProof/>
              <w:webHidden/>
            </w:rPr>
            <w:fldChar w:fldCharType="separate"/>
          </w:r>
          <w:r>
            <w:rPr>
              <w:noProof/>
              <w:webHidden/>
            </w:rPr>
            <w:t>40</w:t>
            <w:fldChar w:fldCharType="end"/>
          </w:r>
          <w:r>
            <w:rPr>
              <w:rStyle w:val="Hyperlink"/>
              <w:noProof/>
            </w:rPr>
            <w:fldChar w:fldCharType="end"/>
          </w:r>
        </w:p>
        <w:p w14:paraId="4FA643F3" w14:textId="55D6AEC9"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"_Toc176997920"</w:instrText>
          </w:r>
          <w:r>
            <w:rPr>
              <w:rStyle w:val="Hyperlink"/>
              <w:noProof/>
            </w:rPr>
            <w:instrText xml:space="preserve"> </w:instrText>
            <w:fldChar w:fldCharType="separate"/>
          </w:r>
          <w:r>
            <w:rPr>
              <w:rStyle w:val="Hyperlink"/>
              <w:rFonts w:cs="Calibri"/>
              <w:noProof/>
            </w:rPr>
            <w:t>XII.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POLÍTICA DE CONFIDENCIALIDAD</w:t>
          </w:r>
          <w:r>
            <w:rPr>
              <w:noProof/>
              <w:webHidden/>
            </w:rPr>
            <w:tab/>
            <w:fldChar w:fldCharType="begin"/>
            <w:instrText xml:space="preserve"> PAGEREF _Toc176997920 \h </w:instrText>
          </w:r>
          <w:r>
            <w:rPr>
              <w:noProof/>
              <w:webHidden/>
            </w:rPr>
            <w:fldChar w:fldCharType="separate"/>
          </w:r>
          <w:r>
            <w:rPr>
              <w:noProof/>
              <w:webHidden/>
            </w:rPr>
            <w:t>45</w:t>
            <w:fldChar w:fldCharType="end"/>
          </w:r>
          <w:r>
            <w:rPr>
              <w:rStyle w:val="Hyperlink"/>
              <w:noProof/>
            </w:rPr>
            <w:fldChar w:fldCharType="end"/>
          </w:r>
        </w:p>
        <w:p w14:paraId="38899A98" w14:textId="66924F3C"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"_Toc176997921"</w:instrText>
          </w:r>
          <w:r>
            <w:rPr>
              <w:rStyle w:val="Hyperlink"/>
              <w:noProof/>
            </w:rPr>
            <w:instrText xml:space="preserve"> </w:instrText>
            <w:fldChar w:fldCharType="separate"/>
          </w:r>
          <w:r>
            <w:rPr>
              <w:rStyle w:val="Hyperlink"/>
              <w:rFonts w:cs="Calibri"/>
              <w:noProof/>
            </w:rPr>
            <w:t>XIII.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PARA ARCHIVO Y CONSERVACIÓN DE DOCUMENTOS</w:t>
          </w:r>
          <w:r>
            <w:rPr>
              <w:noProof/>
              <w:webHidden/>
            </w:rPr>
            <w:tab/>
            <w:fldChar w:fldCharType="begin"/>
            <w:instrText xml:space="preserve"> PAGEREF _Toc176997921 \h </w:instrText>
          </w:r>
          <w:r>
            <w:rPr>
              <w:noProof/>
              <w:webHidden/>
            </w:rPr>
            <w:fldChar w:fldCharType="separate"/>
          </w:r>
          <w:r>
            <w:rPr>
              <w:noProof/>
              <w:webHidden/>
            </w:rPr>
            <w:t>46</w:t>
            <w:fldChar w:fldCharType="end"/>
          </w:r>
          <w:r>
            <w:rPr>
              <w:rStyle w:val="Hyperlink"/>
              <w:noProof/>
            </w:rPr>
            <w:fldChar w:fldCharType="end"/>
          </w:r>
        </w:p>
        <w:p w14:paraId="11FC807B" w14:textId="19BF5AF0"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"_Toc176997922"</w:instrText>
          </w:r>
          <w:r>
            <w:rPr>
              <w:rStyle w:val="Hyperlink"/>
              <w:noProof/>
            </w:rPr>
            <w:instrText xml:space="preserve"> </w:instrText>
            <w:fldChar w:fldCharType="separate"/>
          </w:r>
          <w:r>
            <w:rPr>
              <w:rStyle w:val="Hyperlink"/>
              <w:rFonts w:cs="Calibri"/>
              <w:noProof/>
            </w:rPr>
            <w:t>XIV.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POLITICAS PARA LA CAPACITACIÓN</w:t>
          </w:r>
          <w:r>
            <w:rPr>
              <w:noProof/>
              <w:webHidden/>
            </w:rPr>
            <w:tab/>
            <w:fldChar w:fldCharType="begin"/>
            <w:instrText xml:space="preserve"> PAGEREF _Toc176997922 \h </w:instrText>
          </w:r>
          <w:r>
            <w:rPr>
              <w:noProof/>
              <w:webHidden/>
            </w:rPr>
            <w:fldChar w:fldCharType="separate"/>
          </w:r>
          <w:r>
            <w:rPr>
              <w:noProof/>
              <w:webHidden/>
            </w:rPr>
            <w:t>47</w:t>
            <w:fldChar w:fldCharType="end"/>
          </w:r>
          <w:r>
            <w:rPr>
              <w:rStyle w:val="Hyperlink"/>
              <w:noProof/>
            </w:rPr>
            <w:fldChar w:fldCharType="end"/>
          </w:r>
        </w:p>
        <w:p w14:paraId="1ED99832" w14:textId="182DC4B3"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"_Toc176997923"</w:instrText>
          </w:r>
          <w:r>
            <w:rPr>
              <w:rStyle w:val="Hyperlink"/>
              <w:noProof/>
            </w:rPr>
            <w:instrText xml:space="preserve"> </w:instrText>
            <w:fldChar w:fldCharType="separate"/>
          </w:r>
          <w:r>
            <w:rPr>
              <w:rStyle w:val="Hyperlink"/>
              <w:rFonts w:cs="Calibri"/>
              <w:noProof/>
            </w:rPr>
            <w:t>XV.</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ÓRGANOS DE CONTROL</w:t>
          </w:r>
          <w:r>
            <w:rPr>
              <w:noProof/>
              <w:webHidden/>
            </w:rPr>
            <w:tab/>
            <w:fldChar w:fldCharType="begin"/>
            <w:instrText xml:space="preserve"> PAGEREF _Toc176997923 \h </w:instrText>
          </w:r>
          <w:r>
            <w:rPr>
              <w:noProof/>
              <w:webHidden/>
            </w:rPr>
            <w:fldChar w:fldCharType="separate"/>
          </w:r>
          <w:r>
            <w:rPr>
              <w:noProof/>
              <w:webHidden/>
            </w:rPr>
            <w:t>49</w:t>
            <w:fldChar w:fldCharType="end"/>
          </w:r>
          <w:r>
            <w:rPr>
              <w:rStyle w:val="Hyperlink"/>
              <w:noProof/>
            </w:rPr>
            <w:fldChar w:fldCharType="end"/>
          </w:r>
        </w:p>
        <w:p w14:paraId="1CB081C5" w14:textId="7B10E1D6"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"_Toc176997924"</w:instrText>
          </w:r>
          <w:r>
            <w:rPr>
              <w:rStyle w:val="Hyperlink"/>
            </w:rPr>
            <w:instrText xml:space="preserve"> </w:instrText>
            <w:fldChar w:fldCharType="separate"/>
          </w:r>
          <w:r>
            <w:rPr>
              <w:rStyle w:val="Hyperlink"/>
              <w:rFonts w:cs="Calibri"/>
            </w:rPr>
            <w:t>A.</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AUDITORÍA INTERNA</w:t>
          </w:r>
          <w:r>
            <w:rPr>
              <w:webHidden/>
            </w:rPr>
            <w:tab/>
            <w:fldChar w:fldCharType="begin"/>
            <w:instrText xml:space="preserve"> PAGEREF _Toc176997924 \h </w:instrText>
          </w:r>
          <w:r>
            <w:rPr>
              <w:webHidden/>
            </w:rPr>
            <w:fldChar w:fldCharType="separate"/>
          </w:r>
          <w:r>
            <w:rPr>
              <w:webHidden/>
            </w:rPr>
            <w:t>49</w:t>
            <w:fldChar w:fldCharType="end"/>
          </w:r>
          <w:r>
            <w:rPr>
              <w:rStyle w:val="Hyperlink"/>
            </w:rPr>
            <w:fldChar w:fldCharType="end"/>
          </w:r>
        </w:p>
        <w:p w14:paraId="3A6F209C" w14:textId="3A08310F" w:rsidR="00642217" w:rsidRDefault="00642217">
          <w:pPr>
            <w:pStyle w:val="TOC2"/>
            <w:rPr>
              <w:rFonts w:asciiTheme="minorHAnsi" w:eastAsiaTheme="minorEastAsia" w:hAnsiTheme="minorHAnsi" w:cstheme="minorBidi"/>
              <w:b w:val="0"/>
              <w:bCs w:val="0"/>
              <w:kern w:val="2"/>
              <w:sz w:val="24"/>
              <w:szCs w:val="24"/>
              <w:lang w:val="en-US" w:eastAsia="en-US"/>
              <w14:ligatures w14:val="standardContextual"/>
            </w:rPr>
          </w:pPr>
          <w:r>
            <w:rPr>
              <w:rStyle w:val="Hyperlink"/>
            </w:rPr>
            <w:fldChar w:fldCharType="begin"/>
            <w:instrText xml:space="preserve"> </w:instrText>
          </w:r>
          <w:r>
            <w:instrText>HYPERLINK \l "_Toc176997925"</w:instrText>
          </w:r>
          <w:r>
            <w:rPr>
              <w:rStyle w:val="Hyperlink"/>
            </w:rPr>
            <w:instrText xml:space="preserve"> </w:instrText>
            <w:fldChar w:fldCharType="separate"/>
          </w:r>
          <w:r>
            <w:rPr>
              <w:rStyle w:val="Hyperlink"/>
              <w:rFonts w:cs="Calibri"/>
            </w:rPr>
            <w:t>B.</w:t>
          </w:r>
          <w:r>
            <w:rPr>
              <w:rFonts w:asciiTheme="minorHAnsi" w:eastAsiaTheme="minorEastAsia" w:hAnsiTheme="minorHAnsi" w:cstheme="minorBidi"/>
              <w:b w:val="0"/>
              <w:bCs w:val="0"/>
              <w:kern w:val="2"/>
              <w:sz w:val="24"/>
              <w:szCs w:val="24"/>
              <w:lang w:val="en-US" w:eastAsia="en-US"/>
              <w14:ligatures w14:val="standardContextual"/>
            </w:rPr>
            <w:tab/>
          </w:r>
          <w:r>
            <w:rPr>
              <w:rStyle w:val="Hyperlink"/>
              <w:rFonts w:cs="Calibri"/>
            </w:rPr>
            <w:t>AUDITORIA EXTERNA</w:t>
          </w:r>
          <w:r>
            <w:rPr>
              <w:webHidden/>
            </w:rPr>
            <w:tab/>
            <w:fldChar w:fldCharType="begin"/>
            <w:instrText xml:space="preserve"> PAGEREF _Toc176997925 \h </w:instrText>
          </w:r>
          <w:r>
            <w:rPr>
              <w:webHidden/>
            </w:rPr>
            <w:fldChar w:fldCharType="separate"/>
          </w:r>
          <w:r>
            <w:rPr>
              <w:webHidden/>
            </w:rPr>
            <w:t>49</w:t>
            <w:fldChar w:fldCharType="end"/>
          </w:r>
          <w:r>
            <w:rPr>
              <w:rStyle w:val="Hyperlink"/>
            </w:rPr>
            <w:fldChar w:fldCharType="end"/>
          </w:r>
        </w:p>
        <w:p w14:paraId="5442C36F" w14:textId="3958C980"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"_Toc176997926"</w:instrText>
          </w:r>
          <w:r>
            <w:rPr>
              <w:rStyle w:val="Hyperlink"/>
              <w:noProof/>
            </w:rPr>
            <w:instrText xml:space="preserve"> </w:instrText>
            <w:fldChar w:fldCharType="separate"/>
          </w:r>
          <w:r>
            <w:rPr>
              <w:rStyle w:val="Hyperlink"/>
              <w:rFonts w:cs="Calibri"/>
              <w:noProof/>
            </w:rPr>
            <w:t>XVI.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SANCIONES</w:t>
          </w:r>
          <w:r>
            <w:rPr>
              <w:noProof/>
              <w:webHidden/>
            </w:rPr>
            <w:tab/>
            <w:fldChar w:fldCharType="begin"/>
            <w:instrText xml:space="preserve"> PAGEREF _Toc176997926 \h </w:instrText>
          </w:r>
          <w:r>
            <w:rPr>
              <w:noProof/>
              <w:webHidden/>
            </w:rPr>
            <w:fldChar w:fldCharType="separate"/>
          </w:r>
          <w:r>
            <w:rPr>
              <w:noProof/>
              <w:webHidden/>
            </w:rPr>
            <w:t>50</w:t>
            <w:fldChar w:fldCharType="end"/>
          </w:r>
          <w:r>
            <w:rPr>
              <w:rStyle w:val="Hyperlink"/>
              <w:noProof/>
            </w:rPr>
            <w:fldChar w:fldCharType="end"/>
          </w:r>
        </w:p>
        <w:p w14:paraId="20504D19" w14:textId="0087A8CA" w:rsidR="00642217" w:rsidRDefault="00642217">
          <w:pPr>
            <w:pStyle w:val="TOC1"/>
            <w:tabs>
              <w:tab w:val="left" w:pos="72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"_Toc176997927"</w:instrText>
          </w:r>
          <w:r>
            <w:rPr>
              <w:rStyle w:val="Hyperlink"/>
              <w:noProof/>
            </w:rPr>
            <w:instrText xml:space="preserve"> </w:instrText>
            <w:fldChar w:fldCharType="separate"/>
          </w:r>
          <w:r>
            <w:rPr>
              <w:rStyle w:val="Hyperlink"/>
              <w:rFonts w:cs="Calibri"/>
              <w:noProof/>
            </w:rPr>
            <w:t>XVII.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DIVULGACIÓN</w:t>
          </w:r>
          <w:r>
            <w:rPr>
              <w:noProof/>
              <w:webHidden/>
            </w:rPr>
            <w:tab/>
            <w:fldChar w:fldCharType="begin"/>
            <w:instrText xml:space="preserve"> PAGEREF _Toc176997927 \h </w:instrText>
          </w:r>
          <w:r>
            <w:rPr>
              <w:noProof/>
              <w:webHidden/>
            </w:rPr>
            <w:fldChar w:fldCharType="separate"/>
          </w:r>
          <w:r>
            <w:rPr>
              <w:noProof/>
              <w:webHidden/>
            </w:rPr>
            <w:t>50</w:t>
            <w:fldChar w:fldCharType="end"/>
          </w:r>
          <w:r>
            <w:rPr>
              <w:rStyle w:val="Hyperlink"/>
              <w:noProof/>
            </w:rPr>
            <w:fldChar w:fldCharType="end"/>
          </w:r>
        </w:p>
        <w:p w14:paraId="43AA6E68" w14:textId="63F12A26" w:rsidR="00642217" w:rsidRDefault="00642217">
          <w:pPr>
            <w:pStyle w:val="TOC1"/>
            <w:tabs>
              <w:tab w:val="left" w:pos="960"/>
              <w:tab w:val="right" w:leader="dot" w:pos="9204"/>
            </w:tabs>
            <w:rPr>
              <w:rFonts w:asciiTheme="minorHAnsi" w:eastAsiaTheme="minorEastAsia" w:hAnsiTheme="minorHAnsi" w:cstheme="minorBidi"/>
              <w:noProof/>
              <w:kern w:val="2"/>
              <w:sz w:val="24"/>
              <w:szCs w:val="24"/>
              <w:lang w:val="en-US" w:eastAsia="en-US"/>
              <w14:ligatures w14:val="standardContextual"/>
            </w:rPr>
          </w:pPr>
          <w:r>
            <w:rPr>
              <w:rStyle w:val="Hyperlink"/>
              <w:noProof/>
            </w:rPr>
            <w:fldChar w:fldCharType="begin"/>
            <w:instrText xml:space="preserve"> </w:instrText>
          </w:r>
          <w:r>
            <w:rPr>
              <w:noProof/>
            </w:rPr>
            <w:instrText>HYPERLINK \l "_Toc176997928"</w:instrText>
          </w:r>
          <w:r>
            <w:rPr>
              <w:rStyle w:val="Hyperlink"/>
              <w:noProof/>
            </w:rPr>
            <w:instrText xml:space="preserve"> </w:instrText>
            <w:fldChar w:fldCharType="separate"/>
          </w:r>
          <w:r>
            <w:rPr>
              <w:rStyle w:val="Hyperlink"/>
              <w:rFonts w:cs="Calibri"/>
              <w:noProof/>
            </w:rPr>
            <w:t>XVIII.</w:t>
          </w:r>
          <w:r>
            <w:rPr>
              <w:rFonts w:asciiTheme="minorHAnsi" w:eastAsiaTheme="minorEastAsia" w:hAnsiTheme="minorHAnsi" w:cstheme="minorBidi"/>
              <w:noProof/>
              <w:kern w:val="2"/>
              <w:sz w:val="24"/>
              <w:szCs w:val="24"/>
              <w:lang w:val="en-US" w:eastAsia="en-US"/>
              <w14:ligatures w14:val="standardContextual"/>
            </w:rPr>
            <w:tab/>
          </w:r>
          <w:r>
            <w:rPr>
              <w:rStyle w:val="Hyperlink"/>
              <w:rFonts w:cs="Calibri"/>
              <w:noProof/>
            </w:rPr>
            <w:t>VIGENCIA Y MODIFICACIONES</w:t>
          </w:r>
          <w:r>
            <w:rPr>
              <w:noProof/>
              <w:webHidden/>
            </w:rPr>
            <w:tab/>
            <w:fldChar w:fldCharType="begin"/>
            <w:instrText xml:space="preserve"> PAGEREF _Toc176997928 \h </w:instrText>
          </w:r>
          <w:r>
            <w:rPr>
              <w:noProof/>
              <w:webHidden/>
            </w:rPr>
            <w:fldChar w:fldCharType="separate"/>
          </w:r>
          <w:r>
            <w:rPr>
              <w:noProof/>
              <w:webHidden/>
            </w:rPr>
            <w:t>51</w:t>
            <w:fldChar w:fldCharType="end"/>
          </w:r>
          <w:r>
            <w:rPr>
              <w:rStyle w:val="Hyperlink"/>
              <w:noProof/>
            </w:rPr>
            <w:fldChar w:fldCharType="end"/>
          </w:r>
        </w:p>
        <w:p w14:paraId="2ED57C71"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fldChar w:fldCharType="end"/>
          </w:r>
        </w:p>
      </w:sdtContent>
    </w:sdt>
    <w:p w14:paraId="4F13BDBD" w14:textId="77777777" w:rsidR="001815AC" w:rsidRPr="0057078F" w:rsidRDefault="001815AC" w:rsidP="0057078F">
      <w:pPr>
        <w:spacing w:line="276" w:lineRule="auto"/>
        <w:rPr>
          <w:rFonts w:ascii="Calibri" w:eastAsia="Calibri" w:hAnsi="Calibri" w:cs="Calibri"/>
          <w:color w:val="1A1A1A"/>
          <w:sz w:val="24"/>
          <w:szCs w:val="24"/>
        </w:rPr>
      </w:pPr>
      <w:bookmarkStart w:id="227" w:name="_heading=h.1fob9te" w:colFirst="0" w:colLast="0"/>
      <w:bookmarkEnd w:id="227"/>
    </w:p>
    <w:p w14:paraId="4362DF77" w14:textId="77777777" w:rsidR="001815AC" w:rsidRPr="0057078F" w:rsidRDefault="001815AC" w:rsidP="0057078F">
      <w:pPr>
        <w:spacing w:line="276" w:lineRule="auto"/>
        <w:rPr>
          <w:rFonts w:ascii="Calibri" w:eastAsia="Calibri" w:hAnsi="Calibri" w:cs="Calibri"/>
          <w:color w:val="1A1A1A"/>
          <w:sz w:val="24"/>
          <w:szCs w:val="24"/>
        </w:rPr>
      </w:pPr>
    </w:p>
    <w:p w14:paraId="4323AFF9" w14:textId="77777777" w:rsidR="001815AC" w:rsidRPr="0057078F" w:rsidRDefault="001815AC" w:rsidP="0057078F">
      <w:pPr>
        <w:spacing w:line="276" w:lineRule="auto"/>
        <w:rPr>
          <w:rFonts w:ascii="Calibri" w:eastAsia="Calibri" w:hAnsi="Calibri" w:cs="Calibri"/>
          <w:color w:val="1A1A1A"/>
          <w:sz w:val="24"/>
          <w:szCs w:val="24"/>
        </w:rPr>
      </w:pPr>
    </w:p>
    <w:p w14:paraId="4B22B1D5"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br w:type="page"/>
      </w:r>
    </w:p>
    <w:p w14:paraId="0D0D1212" w14:textId="77777777" w:rsidR="001815AC" w:rsidRPr="0057078F" w:rsidRDefault="00000000" w:rsidP="0057078F">
      <w:pPr>
        <w:pBdr>
          <w:top w:val="nil"/>
          <w:left w:val="nil"/>
          <w:bottom w:val="nil"/>
          <w:right w:val="nil"/>
          <w:between w:val="nil"/>
        </w:pBdr>
        <w:tabs>
          <w:tab w:val="right" w:pos="9204"/>
        </w:tabs>
        <w:spacing w:after="0" w:line="276" w:lineRule="auto"/>
        <w:rPr>
          <w:rFonts w:ascii="Calibri" w:eastAsia="Calibri" w:hAnsi="Calibri" w:cs="Calibri"/>
          <w:color w:val="1A1A1A"/>
          <w:sz w:val="24"/>
          <w:szCs w:val="24"/>
        </w:rPr>
      </w:pPr>
      <w:r>
        <w:rPr>
          <w:rFonts w:ascii="Calibri" w:eastAsia="Calibri" w:hAnsi="Calibri" w:cs="Calibri"/>
          <w:color w:val="1A1A1A"/>
          <w:sz w:val="24"/>
          <w:szCs w:val="24"/>
        </w:rPr>
        <w:lastRenderedPageBreak/>
        <w:t>Tablas</w:t>
      </w:r>
    </w:p>
    <w:sdt>
      <w:sdtPr>
        <w:rPr>
          <w:rFonts w:ascii="Calibri" w:hAnsi="Calibri" w:cs="Calibri"/>
          <w:sz w:val="24"/>
          <w:szCs w:val="24"/>
        </w:rPr>
        <w:id w:val="-2003659535"/>
        <w:docPartObj>
          <w:docPartGallery w:val="Table of Contents"/>
          <w:docPartUnique/>
        </w:docPartObj>
      </w:sdtPr>
      <w:sdtContent>
        <w:p w14:paraId="497B0046" w14:textId="77777777" w:rsidR="001815AC" w:rsidRPr="0057078F" w:rsidRDefault="00000000" w:rsidP="0057078F">
          <w:pPr>
            <w:pBdr>
              <w:top w:val="nil"/>
              <w:left w:val="nil"/>
              <w:bottom w:val="nil"/>
              <w:right w:val="nil"/>
              <w:between w:val="nil"/>
            </w:pBdr>
            <w:tabs>
              <w:tab w:val="right" w:pos="9204"/>
            </w:tabs>
            <w:spacing w:after="0" w:line="276" w:lineRule="auto"/>
            <w:rPr>
              <w:rFonts w:ascii="Calibri" w:hAnsi="Calibri" w:cs="Calibri"/>
              <w:color w:val="000000"/>
              <w:sz w:val="24"/>
              <w:szCs w:val="24"/>
            </w:rPr>
          </w:pPr>
          <w:r>
            <w:rPr>
              <w:rFonts w:ascii="Calibri" w:hAnsi="Calibri" w:cs="Calibri"/>
              <w:sz w:val="24"/>
              <w:szCs w:val="24"/>
            </w:rPr>
            <w:fldChar w:fldCharType="begin"/>
            <w:instrText xml:space="preserve"> TOC \h \u \z \t "Heading 1,1,Heading 2,2,Heading 3,3,Heading 4,4,Heading 5,5,Heading 6,6,"</w:instrText>
            <w:fldChar w:fldCharType="separate"/>
          </w:r>
          <w:hyperlink w:anchor="_heading=h.2xcytpi">
            <w:r>
              <w:rPr>
                <w:rFonts w:ascii="Calibri" w:hAnsi="Calibri" w:cs="Calibri"/>
                <w:color w:val="000000"/>
                <w:sz w:val="24"/>
                <w:szCs w:val="24"/>
              </w:rPr>
              <w:t>Tabla 1 - Requerimiento clientes</w:t>
              <w:tab/>
              <w:t>18</w:t>
            </w:r>
          </w:hyperlink>
        </w:p>
        <w:p w14:paraId="0EC65F11" w14:textId="77777777" w:rsidR="001815AC" w:rsidRPr="0057078F" w:rsidRDefault="001815AC" w:rsidP="0057078F">
          <w:pPr>
            <w:pBdr>
              <w:top w:val="nil"/>
              <w:left w:val="nil"/>
              <w:bottom w:val="nil"/>
              <w:right w:val="nil"/>
              <w:between w:val="nil"/>
            </w:pBdr>
            <w:tabs>
              <w:tab w:val="right" w:pos="9204"/>
            </w:tabs>
            <w:spacing w:after="0" w:line="276" w:lineRule="auto"/>
            <w:rPr>
              <w:rFonts w:ascii="Calibri" w:hAnsi="Calibri" w:cs="Calibri"/>
              <w:color w:val="000000"/>
              <w:sz w:val="24"/>
              <w:szCs w:val="24"/>
            </w:rPr>
          </w:pPr>
          <w:hyperlink w:anchor="_heading=h.147n2zr">
            <w:r>
              <w:rPr>
                <w:rFonts w:ascii="Calibri" w:hAnsi="Calibri" w:cs="Calibri"/>
                <w:color w:val="000000"/>
                <w:sz w:val="24"/>
                <w:szCs w:val="24"/>
              </w:rPr>
              <w:t>Tabla 2 - Requerimientos proveedores</w:t>
              <w:tab/>
              <w:t>26</w:t>
            </w:r>
          </w:hyperlink>
        </w:p>
        <w:p w14:paraId="6B39B649" w14:textId="77777777" w:rsidR="001815AC" w:rsidRPr="0057078F" w:rsidRDefault="001815AC" w:rsidP="0057078F">
          <w:pPr>
            <w:pBdr>
              <w:top w:val="nil"/>
              <w:left w:val="nil"/>
              <w:bottom w:val="nil"/>
              <w:right w:val="nil"/>
              <w:between w:val="nil"/>
            </w:pBdr>
            <w:tabs>
              <w:tab w:val="right" w:pos="9204"/>
            </w:tabs>
            <w:spacing w:after="0" w:line="276" w:lineRule="auto"/>
            <w:rPr>
              <w:rFonts w:ascii="Calibri" w:hAnsi="Calibri" w:cs="Calibri"/>
              <w:color w:val="000000"/>
              <w:sz w:val="24"/>
              <w:szCs w:val="24"/>
            </w:rPr>
          </w:pPr>
          <w:hyperlink w:anchor="_heading=h.4f1mdlm">
            <w:r>
              <w:rPr>
                <w:rFonts w:ascii="Calibri" w:hAnsi="Calibri" w:cs="Calibri"/>
                <w:color w:val="000000"/>
                <w:sz w:val="24"/>
                <w:szCs w:val="24"/>
              </w:rPr>
              <w:t>Tabla 3 - Matriz de riesgos</w:t>
              <w:tab/>
              <w:t>35</w:t>
            </w:r>
          </w:hyperlink>
        </w:p>
        <w:p w14:paraId="201307AE" w14:textId="77777777" w:rsidR="001815AC" w:rsidRPr="0057078F" w:rsidRDefault="001815AC" w:rsidP="0057078F">
          <w:pPr>
            <w:pBdr>
              <w:top w:val="nil"/>
              <w:left w:val="nil"/>
              <w:bottom w:val="nil"/>
              <w:right w:val="nil"/>
              <w:between w:val="nil"/>
            </w:pBdr>
            <w:tabs>
              <w:tab w:val="right" w:pos="9204"/>
            </w:tabs>
            <w:spacing w:after="0" w:line="276" w:lineRule="auto"/>
            <w:rPr>
              <w:rFonts w:ascii="Calibri" w:hAnsi="Calibri" w:cs="Calibri"/>
              <w:color w:val="000000"/>
              <w:sz w:val="24"/>
              <w:szCs w:val="24"/>
            </w:rPr>
          </w:pPr>
          <w:hyperlink w:anchor="_heading=h.2u6wntf">
            <w:r>
              <w:rPr>
                <w:rFonts w:ascii="Calibri" w:hAnsi="Calibri" w:cs="Calibri"/>
                <w:color w:val="000000"/>
                <w:sz w:val="24"/>
                <w:szCs w:val="24"/>
              </w:rPr>
              <w:t>Tabla 4 - Líneas de negocio</w:t>
              <w:tab/>
              <w:t>36</w:t>
            </w:r>
          </w:hyperlink>
        </w:p>
        <w:p w14:paraId="151A6D1D" w14:textId="77777777" w:rsidR="001815AC" w:rsidRPr="0057078F" w:rsidRDefault="001815AC" w:rsidP="0057078F">
          <w:pPr>
            <w:pBdr>
              <w:top w:val="nil"/>
              <w:left w:val="nil"/>
              <w:bottom w:val="nil"/>
              <w:right w:val="nil"/>
              <w:between w:val="nil"/>
            </w:pBdr>
            <w:tabs>
              <w:tab w:val="right" w:pos="9204"/>
            </w:tabs>
            <w:spacing w:after="0" w:line="276" w:lineRule="auto"/>
            <w:rPr>
              <w:rFonts w:ascii="Calibri" w:hAnsi="Calibri" w:cs="Calibri"/>
              <w:color w:val="000000"/>
              <w:sz w:val="24"/>
              <w:szCs w:val="24"/>
            </w:rPr>
          </w:pPr>
          <w:hyperlink w:anchor="_heading=h.19c6y18">
            <w:r>
              <w:rPr>
                <w:rFonts w:ascii="Calibri" w:hAnsi="Calibri" w:cs="Calibri"/>
                <w:color w:val="000000"/>
                <w:sz w:val="24"/>
                <w:szCs w:val="24"/>
              </w:rPr>
              <w:t>Tabla 5 - Evaluación de riesgos</w:t>
              <w:tab/>
              <w:t>37</w:t>
            </w:r>
          </w:hyperlink>
          <w:r>
            <w:rPr>
              <w:rFonts w:ascii="Calibri" w:hAnsi="Calibri" w:cs="Calibri"/>
              <w:sz w:val="24"/>
              <w:szCs w:val="24"/>
            </w:rPr>
            <w:fldChar w:fldCharType="end"/>
          </w:r>
        </w:p>
      </w:sdtContent>
    </w:sdt>
    <w:p w14:paraId="31D8AF47" w14:textId="77777777" w:rsidR="001815AC" w:rsidRPr="0057078F" w:rsidRDefault="00000000" w:rsidP="0057078F">
      <w:pPr>
        <w:spacing w:line="276" w:lineRule="auto"/>
        <w:rPr>
          <w:rFonts w:ascii="Calibri" w:eastAsia="Calibri" w:hAnsi="Calibri" w:cs="Calibri"/>
          <w:color w:val="1A1A1A"/>
          <w:sz w:val="24"/>
          <w:szCs w:val="24"/>
        </w:rPr>
      </w:pPr>
      <w:r>
        <w:rPr>
          <w:rFonts w:ascii="Calibri" w:hAnsi="Calibri" w:cs="Calibri"/>
          <w:sz w:val="24"/>
          <w:szCs w:val="24"/>
        </w:rPr>
        <w:br w:type="page"/>
      </w:r>
    </w:p>
    <w:p w14:paraId="60C9040B" w14:textId="323F04D5" w:rsidR="001815AC" w:rsidRPr="0057078F" w:rsidRDefault="00000000" w:rsidP="0057078F">
      <w:pPr>
        <w:spacing w:line="276" w:lineRule="auto"/>
        <w:jc w:val="center"/>
        <w:rPr>
          <w:rFonts w:ascii="Calibri" w:eastAsia="Calibri" w:hAnsi="Calibri" w:cs="Calibri"/>
          <w:b/>
          <w:color w:val="1A1A1A"/>
          <w:sz w:val="24"/>
          <w:szCs w:val="24"/>
        </w:rPr>
      </w:pPr>
      <w:r>
        <w:rPr>
          <w:rFonts w:ascii="Calibri" w:eastAsia="Calibri" w:hAnsi="Calibri" w:cs="Calibri"/>
          <w:b/>
          <w:color w:val="1A1A1A"/>
          <w:sz w:val="24"/>
          <w:szCs w:val="24"/>
        </w:rPr>
        <w:lastRenderedPageBreak/>
        <w:t xml:space="preserve">MANUAL </w:t>
      </w:r>
      <w:r>
        <w:rPr>
          <w:rFonts w:ascii="Calibri" w:eastAsia="Calibri" w:hAnsi="Calibri" w:cs="Calibri"/>
          <w:b/>
          <w:color w:val="1A1A1A"/>
          <w:sz w:val="24"/>
          <w:szCs w:val="24"/>
        </w:rPr>
        <w:t xml:space="preserve">DE CUMPLIMIENTO </w:t>
      </w:r>
      <w:r>
        <w:rPr>
          <w:rFonts w:ascii="Calibri" w:eastAsia="Calibri" w:hAnsi="Calibri" w:cs="Calibri"/>
          <w:b/>
          <w:color w:val="1A1A1A"/>
          <w:sz w:val="24"/>
          <w:szCs w:val="24"/>
        </w:rPr>
        <w:t>DEL SISTEMA INTEGRAL DE PREVENCIÓN DEL LAVADO DE ACTIVOS, FINANCIAMIENTO DEL TERRORISMO Y FINANCIAMIENTO DE PROLIFERACIÓN DE ARMAS DE DESTRUCCIÓN MASIVA.</w:t>
      </w:r>
    </w:p>
    <w:p w14:paraId="1AACFE41" w14:textId="77777777" w:rsidR="001815AC" w:rsidRPr="0057078F" w:rsidRDefault="00000000" w:rsidP="0057078F">
      <w:pPr>
        <w:pStyle w:val="Heading1"/>
        <w:spacing w:line="276" w:lineRule="auto"/>
        <w:rPr>
          <w:rFonts w:cs="Calibri"/>
        </w:rPr>
      </w:pPr>
      <w:bookmarkStart w:id="229" w:name="_Toc176997886"/>
      <w:r>
        <w:rPr>
          <w:rFonts w:cs="Calibri"/>
        </w:rPr>
        <w:t>INTRODUCCIÓN</w:t>
      </w:r>
      <w:bookmarkEnd w:id="229"/>
    </w:p>
    <w:p w14:paraId="79A2B86F" w14:textId="77777777" w:rsidR="001815AC" w:rsidRPr="0057078F" w:rsidRDefault="001815AC" w:rsidP="0057078F">
      <w:pPr>
        <w:spacing w:line="276" w:lineRule="auto"/>
        <w:rPr>
          <w:rFonts w:ascii="Calibri" w:hAnsi="Calibri" w:cs="Calibri"/>
          <w:sz w:val="24"/>
          <w:szCs w:val="24"/>
        </w:rPr>
      </w:pPr>
    </w:p>
    <w:p w14:paraId="4E9FD0CC" w14:textId="77777777" w:rsidR="0057078F" w:rsidRPr="0057078F" w:rsidRDefault="0057078F" w:rsidP="00027F70">
      <w:pPr>
        <w:spacing w:line="276" w:lineRule="auto"/>
        <w:jc w:val="both"/>
        <w:rPr>
          <w:rFonts w:ascii="Calibri" w:eastAsia="Calibri" w:hAnsi="Calibri" w:cs="Calibri"/>
          <w:color w:val="000000"/>
          <w:sz w:val="24"/>
          <w:szCs w:val="24"/>
          <w:lang w:val="es-ES"/>
        </w:rPr>
      </w:pPr>
      <w:bookmarkStart w:id="232" w:name="_heading=h.2et92p0" w:colFirst="0" w:colLast="0"/>
      <w:bookmarkEnd w:id="232"/>
      <w:r>
        <w:rPr>
          <w:rFonts w:ascii="Calibri" w:eastAsia="Calibri" w:hAnsi="Calibri" w:cs="Calibri"/>
          <w:b/>
          <w:bCs/>
          <w:color w:val="000000"/>
          <w:sz w:val="24"/>
          <w:szCs w:val="24"/>
          <w:lang w:val="es-ES"/>
        </w:rPr>
        <w:t>Propi Tech, Sociedad Anónima</w:t>
      </w:r>
      <w:r>
        <w:rPr>
          <w:rFonts w:ascii="Calibri" w:eastAsia="Calibri" w:hAnsi="Calibri" w:cs="Calibri"/>
          <w:color w:val="000000"/>
          <w:sz w:val="24"/>
          <w:szCs w:val="24"/>
          <w:lang w:val="es-ES"/>
        </w:rPr>
        <w:t xml:space="preserve"> (en adelante, la “Sociedad” o “Propi”) es una entidad cuya actividad principal es la promoción de bienes inmuebles propios o de terceros, a través de una herramienta tecnológica desarrollada internamente. Como </w:t>
      </w:r>
      <w:r>
        <w:rPr>
          <w:rFonts w:ascii="Calibri" w:eastAsia="Calibri" w:hAnsi="Calibri" w:cs="Calibri"/>
          <w:b/>
          <w:bCs/>
          <w:color w:val="000000"/>
          <w:sz w:val="24"/>
          <w:szCs w:val="24"/>
          <w:lang w:val="es-ES"/>
        </w:rPr>
        <w:t>Proptech</w:t>
      </w:r>
      <w:r>
        <w:rPr>
          <w:rFonts w:ascii="Calibri" w:eastAsia="Calibri" w:hAnsi="Calibri" w:cs="Calibri"/>
          <w:color w:val="000000"/>
          <w:sz w:val="24"/>
          <w:szCs w:val="24"/>
          <w:lang w:val="es-ES"/>
        </w:rPr>
        <w:t>, buscamos democratizar el mercado inmobiliario, creando oportunidades para todos los participantes mediante un servicio integral (</w:t>
      </w:r>
      <w:r>
        <w:rPr>
          <w:rFonts w:ascii="Calibri" w:eastAsia="Calibri" w:hAnsi="Calibri" w:cs="Calibri"/>
          <w:b/>
          <w:bCs/>
          <w:color w:val="000000"/>
          <w:sz w:val="24"/>
          <w:szCs w:val="24"/>
          <w:lang w:val="es-ES"/>
        </w:rPr>
        <w:t>end-to-end</w:t>
      </w:r>
      <w:r>
        <w:rPr>
          <w:rFonts w:ascii="Calibri" w:eastAsia="Calibri" w:hAnsi="Calibri" w:cs="Calibri"/>
          <w:color w:val="000000"/>
          <w:sz w:val="24"/>
          <w:szCs w:val="24"/>
          <w:lang w:val="es-ES"/>
        </w:rPr>
        <w:t>) enfocado en la eficiencia y transparencia para propietarios, inquilinos, agentes y desarrolladores inmobiliarios.</w:t>
      </w:r>
    </w:p>
    <w:p w14:paraId="6419FA00" w14:textId="77777777" w:rsidR="0057078F" w:rsidRPr="0057078F" w:rsidRDefault="0057078F" w:rsidP="00027F70">
      <w:pPr>
        <w:spacing w:line="276" w:lineRule="auto"/>
        <w:jc w:val="both"/>
        <w:rPr>
          <w:rFonts w:ascii="Calibri" w:eastAsia="Calibri" w:hAnsi="Calibri" w:cs="Calibri"/>
          <w:color w:val="000000"/>
          <w:sz w:val="24"/>
          <w:szCs w:val="24"/>
          <w:lang w:val="es-ES"/>
        </w:rPr>
      </w:pPr>
    </w:p>
    <w:p w14:paraId="0CB76AC7" w14:textId="5398AE50" w:rsidR="003E3C2C" w:rsidRPr="0057078F" w:rsidDel="0057078F" w:rsidRDefault="0057078F" w:rsidP="00027F70">
      <w:pPr>
        <w:spacing w:after="0" w:line="276" w:lineRule="auto"/>
        <w:jc w:val="both"/>
        <w:rPr>
          <w:rFonts w:ascii="Calibri" w:eastAsia="Calibri" w:hAnsi="Calibri" w:cs="Calibri"/>
          <w:color w:val="000000"/>
          <w:sz w:val="24"/>
          <w:szCs w:val="24"/>
          <w:lang w:val="es-ES"/>
        </w:rPr>
      </w:pPr>
      <w:r>
        <w:rPr>
          <w:rFonts w:ascii="Calibri" w:eastAsia="Calibri" w:hAnsi="Calibri" w:cs="Calibri"/>
          <w:color w:val="000000"/>
          <w:sz w:val="24"/>
          <w:szCs w:val="24"/>
          <w:lang w:val="es-ES"/>
        </w:rPr>
        <w:t xml:space="preserve">Por consiguiente, </w:t>
      </w:r>
      <w:r>
        <w:rPr>
          <w:rFonts w:ascii="Calibri" w:eastAsia="Calibri" w:hAnsi="Calibri" w:cs="Calibri"/>
          <w:b/>
          <w:bCs/>
          <w:color w:val="000000"/>
          <w:sz w:val="24"/>
          <w:szCs w:val="24"/>
          <w:lang w:val="es-ES"/>
        </w:rPr>
        <w:t>Propi Tech, Sociedad Anónima</w:t>
      </w:r>
      <w:r>
        <w:rPr>
          <w:rFonts w:ascii="Calibri" w:eastAsia="Calibri" w:hAnsi="Calibri" w:cs="Calibri"/>
          <w:color w:val="000000"/>
          <w:sz w:val="24"/>
          <w:szCs w:val="24"/>
          <w:lang w:val="es-ES"/>
        </w:rPr>
        <w:t xml:space="preserve"> está sujeta a la supervisión de la </w:t>
      </w:r>
      <w:r>
        <w:rPr>
          <w:rFonts w:ascii="Calibri" w:eastAsia="Calibri" w:hAnsi="Calibri" w:cs="Calibri"/>
          <w:b/>
          <w:bCs/>
          <w:color w:val="000000"/>
          <w:sz w:val="24"/>
          <w:szCs w:val="24"/>
          <w:lang w:val="es-ES"/>
        </w:rPr>
        <w:t>Intendencia de Verificación Especial</w:t>
      </w:r>
      <w:r>
        <w:rPr>
          <w:rFonts w:ascii="Calibri" w:eastAsia="Calibri" w:hAnsi="Calibri" w:cs="Calibri"/>
          <w:color w:val="000000"/>
          <w:sz w:val="24"/>
          <w:szCs w:val="24"/>
          <w:lang w:val="es-ES"/>
        </w:rPr>
        <w:t xml:space="preserve">, perteneciendo al grupo “B” de Personas Obligadas, de acuerdo con lo establecido en el artículo 5, inciso m), subinciso i), del Reglamento de la Ley Contra el Lavado de Dinero u Otros Activos.</w:t>
      </w:r>
    </w:p>
    <w:p w14:paraId="110322CE" w14:textId="77777777" w:rsidR="0057078F" w:rsidRPr="0057078F" w:rsidRDefault="0057078F" w:rsidP="00027F70">
      <w:pPr>
        <w:widowControl w:val="0"/>
        <w:pBdr>
          <w:top w:val="nil"/>
          <w:left w:val="nil"/>
          <w:bottom w:val="nil"/>
          <w:right w:val="nil"/>
          <w:between w:val="nil"/>
        </w:pBdr>
        <w:spacing w:after="0" w:line="276" w:lineRule="auto"/>
        <w:ind w:right="51"/>
        <w:jc w:val="both"/>
        <w:rPr>
          <w:rFonts w:ascii="Calibri" w:eastAsia="Calibri" w:hAnsi="Calibri" w:cs="Calibri"/>
          <w:color w:val="000000"/>
          <w:sz w:val="24"/>
          <w:szCs w:val="24"/>
          <w:lang w:val="es-ES"/>
        </w:rPr>
      </w:pPr>
    </w:p>
    <w:p w14:paraId="73880DFC" w14:textId="77777777" w:rsidR="001815AC" w:rsidRPr="0057078F" w:rsidRDefault="001815AC" w:rsidP="0057078F">
      <w:pPr>
        <w:spacing w:after="0" w:line="276" w:lineRule="auto"/>
        <w:rPr>
          <w:rFonts w:ascii="Calibri" w:eastAsia="Calibri" w:hAnsi="Calibri" w:cs="Calibri"/>
          <w:color w:val="1A1A1A"/>
          <w:sz w:val="24"/>
          <w:szCs w:val="24"/>
        </w:rPr>
      </w:pPr>
    </w:p>
    <w:p w14:paraId="458D7781" w14:textId="77777777" w:rsidR="001815AC" w:rsidRPr="0057078F" w:rsidRDefault="00000000" w:rsidP="0057078F">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b/>
          <w:color w:val="000000"/>
          <w:sz w:val="24"/>
          <w:szCs w:val="24"/>
        </w:rPr>
        <w:t>Propi</w:t>
      </w:r>
      <w:r>
        <w:rPr>
          <w:rFonts w:ascii="Calibri" w:eastAsia="Calibri" w:hAnsi="Calibri" w:cs="Calibri"/>
          <w:color w:val="000000"/>
          <w:sz w:val="24"/>
          <w:szCs w:val="24"/>
        </w:rPr>
        <w:t xml:space="preserve"> </w:t>
      </w:r>
      <w:r>
        <w:rPr>
          <w:rFonts w:ascii="Calibri" w:eastAsia="Calibri" w:hAnsi="Calibri" w:cs="Calibri"/>
          <w:color w:val="1A1A1A"/>
          <w:sz w:val="24"/>
          <w:szCs w:val="24"/>
        </w:rPr>
        <w:t xml:space="preserve">adopta el siguiente manual con el propósito de adecuar, bajo los parámetros de la normativa vigente, las políticas y procedimientos necesarios para </w:t>
      </w:r>
      <w:r>
        <w:rPr>
          <w:rFonts w:ascii="Calibri" w:eastAsia="Calibri" w:hAnsi="Calibri" w:cs="Calibri"/>
          <w:color w:val="1A1A1A"/>
          <w:sz w:val="24"/>
          <w:szCs w:val="24"/>
        </w:rPr>
        <w:t xml:space="preserve">controlar y gestionar el riesgo contra el Lavado de Activos y Financiación del Terrorismo y de la Proliferación de Armas de Destrucción Masiva, en función de los riesgos a los cuales puede estar expuesta; así mismo su objeto es promover una cultura orientada a utilizar y hacer valer las normas establecidas </w:t>
      </w:r>
      <w:r>
        <w:rPr>
          <w:rFonts w:ascii="Calibri" w:eastAsia="Calibri" w:hAnsi="Calibri" w:cs="Calibri"/>
          <w:color w:val="1A1A1A"/>
          <w:sz w:val="24"/>
          <w:szCs w:val="24"/>
        </w:rPr>
        <w:t>para la administración del riesgo de “LDA/FT/FPADM” lo cual involucra lineamientos de prevención, detección, control y monitoreo de actividades delictivas y sus riesgos asociados.</w:t>
      </w:r>
    </w:p>
    <w:p w14:paraId="5F2E6C8C" w14:textId="77777777" w:rsidR="001815AC" w:rsidRPr="0057078F" w:rsidRDefault="00000000" w:rsidP="0057078F">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 xml:space="preserve"> </w:t>
      </w:r>
    </w:p>
    <w:p w14:paraId="13072B27" w14:textId="77777777" w:rsidR="001815AC" w:rsidRPr="0057078F" w:rsidRDefault="00000000" w:rsidP="0057078F">
      <w:pPr>
        <w:widowControl w:val="0"/>
        <w:pBdr>
          <w:top w:val="nil"/>
          <w:left w:val="nil"/>
          <w:bottom w:val="nil"/>
          <w:right w:val="nil"/>
          <w:between w:val="nil"/>
        </w:pBdr>
        <w:spacing w:after="0" w:line="276" w:lineRule="auto"/>
        <w:ind w:right="51"/>
        <w:jc w:val="both"/>
        <w:rPr>
          <w:rFonts w:ascii="Calibri" w:eastAsia="Calibri" w:hAnsi="Calibri" w:cs="Calibri"/>
          <w:color w:val="1A1A1A"/>
          <w:sz w:val="24"/>
          <w:szCs w:val="24"/>
        </w:rPr>
      </w:pPr>
      <w:r>
        <w:rPr>
          <w:rFonts w:ascii="Calibri" w:eastAsia="Calibri" w:hAnsi="Calibri" w:cs="Calibri"/>
          <w:color w:val="1A1A1A"/>
          <w:sz w:val="24"/>
          <w:szCs w:val="24"/>
        </w:rPr>
        <w:t>Su finalidad principal consiste en controlar, generar conciencia y exigir reacción sobre la latente posibilidad de ser utilizada para dar apariencia de legalidad a activos provenientes de actividades delictivas o para la canalización de recursos hacia la realización de actividades terroristas.</w:t>
      </w:r>
    </w:p>
    <w:p w14:paraId="150F270D" w14:textId="77777777" w:rsidR="001815AC" w:rsidRPr="0057078F" w:rsidRDefault="00000000" w:rsidP="0057078F">
      <w:pPr>
        <w:pStyle w:val="Heading1"/>
        <w:spacing w:line="276" w:lineRule="auto"/>
        <w:rPr>
          <w:rFonts w:cs="Calibri"/>
        </w:rPr>
      </w:pPr>
      <w:bookmarkStart w:id="260" w:name="_Toc176997887"/>
      <w:r>
        <w:rPr>
          <w:rFonts w:cs="Calibri"/>
        </w:rPr>
        <w:lastRenderedPageBreak/>
        <w:t>OBJETIVOS</w:t>
      </w:r>
      <w:bookmarkEnd w:id="260"/>
      <w:r>
        <w:rPr>
          <w:rFonts w:cs="Calibri"/>
        </w:rPr>
        <w:t xml:space="preserve"> </w:t>
      </w:r>
    </w:p>
    <w:p w14:paraId="0159D3D3" w14:textId="77777777" w:rsidR="001815AC" w:rsidRPr="0057078F" w:rsidRDefault="00000000" w:rsidP="0057078F">
      <w:pPr>
        <w:pStyle w:val="Heading2"/>
        <w:numPr>
          <w:ilvl w:val="0"/>
          <w:numId w:val="7"/>
        </w:numPr>
        <w:spacing w:line="276" w:lineRule="auto"/>
        <w:rPr>
          <w:rFonts w:cs="Calibri"/>
          <w:b/>
        </w:rPr>
      </w:pPr>
      <w:bookmarkStart w:id="261" w:name="_Toc176997888"/>
      <w:r>
        <w:rPr>
          <w:rFonts w:cs="Calibri"/>
          <w:b/>
        </w:rPr>
        <w:t>GENERALES</w:t>
      </w:r>
      <w:bookmarkEnd w:id="261"/>
      <w:r>
        <w:rPr>
          <w:rFonts w:cs="Calibri"/>
          <w:b/>
        </w:rPr>
        <w:t xml:space="preserve"> </w:t>
      </w:r>
    </w:p>
    <w:p w14:paraId="6E1FFEAC" w14:textId="77777777" w:rsidR="001815AC" w:rsidRPr="0057078F" w:rsidRDefault="001815AC" w:rsidP="0057078F">
      <w:pPr>
        <w:spacing w:line="276" w:lineRule="auto"/>
        <w:rPr>
          <w:rFonts w:ascii="Calibri" w:eastAsia="Calibri" w:hAnsi="Calibri" w:cs="Calibri"/>
          <w:color w:val="1A1A1A"/>
          <w:sz w:val="24"/>
          <w:szCs w:val="24"/>
        </w:rPr>
      </w:pPr>
    </w:p>
    <w:p w14:paraId="5C79EF17"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Contribuir al cumplimiento de los objetivos de </w:t>
      </w:r>
      <w:r>
        <w:rPr>
          <w:rFonts w:ascii="Calibri" w:eastAsia="Calibri" w:hAnsi="Calibri" w:cs="Calibri"/>
          <w:b/>
          <w:color w:val="000000"/>
          <w:sz w:val="24"/>
          <w:szCs w:val="24"/>
        </w:rPr>
        <w:t>Propi</w:t>
      </w:r>
      <w:r>
        <w:rPr>
          <w:rFonts w:ascii="Calibri" w:eastAsia="Calibri" w:hAnsi="Calibri" w:cs="Calibri"/>
          <w:color w:val="1A1A1A"/>
          <w:sz w:val="24"/>
          <w:szCs w:val="24"/>
        </w:rPr>
        <w:t xml:space="preserve">, implementando un Sistema Integral de Prevención contra el LDA/FT/FPADM, que contenga principios básicos de comportamiento que debe observar el personal en sus relaciones con clientes, proveedores, y autoridades competentes, buscando prevenir que la sociedad sea utilizada directa o indirectamente para realizar actividades delictivas, especialmente las de LDA/FT/FPADM. </w:t>
      </w:r>
    </w:p>
    <w:p w14:paraId="4CD62C3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F6BBC55" w14:textId="77777777" w:rsidR="001815AC" w:rsidRPr="0057078F" w:rsidRDefault="00000000" w:rsidP="0057078F">
      <w:pPr>
        <w:pStyle w:val="Heading2"/>
        <w:numPr>
          <w:ilvl w:val="0"/>
          <w:numId w:val="7"/>
        </w:numPr>
        <w:spacing w:line="276" w:lineRule="auto"/>
        <w:rPr>
          <w:rFonts w:cs="Calibri"/>
          <w:b/>
        </w:rPr>
      </w:pPr>
      <w:bookmarkStart w:id="262" w:name="_Toc176997889"/>
      <w:r>
        <w:rPr>
          <w:rFonts w:cs="Calibri"/>
          <w:b/>
        </w:rPr>
        <w:t>ESPECÍFICOS</w:t>
      </w:r>
      <w:bookmarkEnd w:id="262"/>
    </w:p>
    <w:p w14:paraId="7324EE1B" w14:textId="77777777" w:rsidR="001815AC" w:rsidRPr="0057078F" w:rsidRDefault="00000000" w:rsidP="0057078F">
      <w:pPr>
        <w:pBdr>
          <w:top w:val="nil"/>
          <w:left w:val="nil"/>
          <w:bottom w:val="nil"/>
          <w:right w:val="nil"/>
          <w:between w:val="nil"/>
        </w:pBdr>
        <w:spacing w:after="152" w:line="276" w:lineRule="auto"/>
        <w:ind w:left="284"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a) Contribuir al cumplimiento de normas, leyes, regulaciones y mejores prácticas en materia de prevención del lavado de activos y Financiamiento del Terrorismo. </w:t>
      </w:r>
    </w:p>
    <w:p w14:paraId="6ACF6ADB" w14:textId="77777777" w:rsidR="001815AC" w:rsidRPr="0057078F" w:rsidRDefault="00000000" w:rsidP="0057078F">
      <w:pPr>
        <w:pBdr>
          <w:top w:val="nil"/>
          <w:left w:val="nil"/>
          <w:bottom w:val="nil"/>
          <w:right w:val="nil"/>
          <w:between w:val="nil"/>
        </w:pBdr>
        <w:spacing w:after="152" w:line="276" w:lineRule="auto"/>
        <w:ind w:left="284"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b) Dar a conocer las responsabilidades de la Sociedad frente a los riesgos del lavado de activos y Financiamiento del Terrorismo. </w:t>
      </w:r>
    </w:p>
    <w:p w14:paraId="324346B9" w14:textId="77777777" w:rsidR="001815AC" w:rsidRPr="0057078F" w:rsidRDefault="00000000" w:rsidP="0057078F">
      <w:pPr>
        <w:pBdr>
          <w:top w:val="nil"/>
          <w:left w:val="nil"/>
          <w:bottom w:val="nil"/>
          <w:right w:val="nil"/>
          <w:between w:val="nil"/>
        </w:pBdr>
        <w:spacing w:after="152" w:line="276" w:lineRule="auto"/>
        <w:ind w:left="284"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c) Establecer las bases para incorporar los controles necesarios para mitigar los riesgos de lavado de activos y Financiamiento del Terrorismo en los procedimientos y actividades de la Sociedad.  </w:t>
      </w:r>
    </w:p>
    <w:p w14:paraId="59FD0817" w14:textId="77777777" w:rsidR="001815AC" w:rsidRPr="0057078F" w:rsidRDefault="00000000" w:rsidP="0057078F">
      <w:pPr>
        <w:pStyle w:val="Heading1"/>
        <w:spacing w:line="276" w:lineRule="auto"/>
        <w:rPr>
          <w:rFonts w:cs="Calibri"/>
        </w:rPr>
      </w:pPr>
      <w:bookmarkStart w:id="263" w:name="_Toc176997890"/>
      <w:r>
        <w:rPr>
          <w:rFonts w:cs="Calibri"/>
        </w:rPr>
        <w:t>ALCANCE</w:t>
      </w:r>
      <w:bookmarkEnd w:id="263"/>
      <w:r>
        <w:rPr>
          <w:rFonts w:cs="Calibri"/>
        </w:rPr>
        <w:t xml:space="preserve"> </w:t>
      </w:r>
    </w:p>
    <w:p w14:paraId="5B2C2EE0"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es de observancia obligatoria para todo el personal, así mismo, aplica para todas las operaciones relacionadas con los servicios prestados por </w:t>
      </w:r>
      <w:r>
        <w:rPr>
          <w:rFonts w:ascii="Calibri" w:eastAsia="Calibri" w:hAnsi="Calibri" w:cs="Calibri"/>
          <w:b/>
          <w:color w:val="1A1A1A"/>
          <w:sz w:val="24"/>
          <w:szCs w:val="24"/>
        </w:rPr>
        <w:t>Propi</w:t>
      </w:r>
      <w:r>
        <w:rPr>
          <w:rFonts w:ascii="Calibri" w:eastAsia="Calibri" w:hAnsi="Calibri" w:cs="Calibri"/>
          <w:color w:val="1A1A1A"/>
          <w:sz w:val="24"/>
          <w:szCs w:val="24"/>
        </w:rPr>
        <w:t>.</w:t>
      </w:r>
    </w:p>
    <w:p w14:paraId="490F1D05" w14:textId="77777777" w:rsidR="001815AC" w:rsidRPr="0057078F" w:rsidRDefault="00000000" w:rsidP="0057078F">
      <w:pPr>
        <w:pStyle w:val="Heading1"/>
        <w:spacing w:line="276" w:lineRule="auto"/>
        <w:rPr>
          <w:rFonts w:cs="Calibri"/>
        </w:rPr>
      </w:pPr>
      <w:bookmarkStart w:id="264" w:name="_Toc176997891"/>
      <w:r>
        <w:rPr>
          <w:rFonts w:cs="Calibri"/>
        </w:rPr>
        <w:t>NORMATIVA APLICABLE</w:t>
      </w:r>
      <w:bookmarkEnd w:id="264"/>
    </w:p>
    <w:p w14:paraId="50C57629" w14:textId="43792BD0" w:rsidR="001815AC" w:rsidRPr="0057078F" w:rsidRDefault="00000000" w:rsidP="0057078F">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Ley Contra el Lavado de Dinero </w:t>
      </w:r>
      <w:r>
        <w:rPr>
          <w:rFonts w:ascii="Calibri" w:eastAsia="Calibri" w:hAnsi="Calibri" w:cs="Calibri"/>
          <w:color w:val="1A1A1A"/>
          <w:sz w:val="24"/>
          <w:szCs w:val="24"/>
        </w:rPr>
        <w:t>u Otros Activos, Decreto Número 67-2011 del Congreso de la República</w:t>
      </w:r>
      <w:r>
        <w:rPr>
          <w:rFonts w:ascii="Calibri" w:eastAsia="Calibri" w:hAnsi="Calibri" w:cs="Calibri"/>
          <w:color w:val="1A1A1A"/>
          <w:sz w:val="24"/>
          <w:szCs w:val="24"/>
        </w:rPr>
        <w:t>.</w:t>
      </w:r>
    </w:p>
    <w:p w14:paraId="6CFACCA4" w14:textId="1C5B0962" w:rsidR="003E3C2C" w:rsidRPr="0057078F" w:rsidRDefault="003E3C2C" w:rsidP="0057078F">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Reglamento de la Ley Contra el Lavado de Dinero y Otros Activos Acuerdo Gubernativo Número 118-2002 del Presidente de la República y sus modificaciones.</w:t>
      </w:r>
    </w:p>
    <w:p w14:paraId="0E885F9D" w14:textId="77777777" w:rsidR="003E3C2C" w:rsidRPr="0057078F" w:rsidRDefault="003E3C2C" w:rsidP="0057078F">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t xml:space="preserve">Ley para Prevenir y Reprimir el Financiamiento del </w:t>
      </w:r>
      <w:r>
        <w:rPr>
          <w:rFonts w:ascii="Calibri" w:eastAsia="Calibri" w:hAnsi="Calibri" w:cs="Calibri"/>
          <w:color w:val="1A1A1A"/>
          <w:sz w:val="24"/>
          <w:szCs w:val="24"/>
        </w:rPr>
        <w:t>Terrorismo, Decreto Número 58-2005 del Congreso de la República.</w:t>
      </w:r>
    </w:p>
    <w:p w14:paraId="36B9459A" w14:textId="1183F631" w:rsidR="003E3C2C" w:rsidRPr="0057078F" w:rsidRDefault="003E3C2C" w:rsidP="0057078F">
      <w:pPr>
        <w:numPr>
          <w:ilvl w:val="0"/>
          <w:numId w:val="14"/>
        </w:numPr>
        <w:spacing w:line="276" w:lineRule="auto"/>
        <w:ind w:left="714" w:hanging="357"/>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Reglamento de la Ley para Prevenir y Reprimir el Financiamiento del Terrorismo, Acuerdo Gubernativo 86-2006 del Presidente de la República. </w:t>
      </w:r>
    </w:p>
    <w:p w14:paraId="4252EDF8" w14:textId="77777777" w:rsidR="001815AC" w:rsidRPr="0057078F" w:rsidRDefault="00000000" w:rsidP="0057078F">
      <w:pPr>
        <w:pStyle w:val="Heading1"/>
        <w:spacing w:line="276" w:lineRule="auto"/>
        <w:rPr>
          <w:rFonts w:cs="Calibri"/>
        </w:rPr>
      </w:pPr>
      <w:bookmarkStart w:id="284" w:name="_Toc176997892"/>
      <w:r>
        <w:rPr>
          <w:rFonts w:cs="Calibri"/>
        </w:rPr>
        <w:t>GLOSARIO</w:t>
      </w:r>
      <w:bookmarkEnd w:id="284"/>
    </w:p>
    <w:p w14:paraId="02800C3A"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Actividades y Profesiones no Financieras Designadas: se consideran APNFD las personas naturales o jurídicas detalladas a continuación:</w:t>
      </w:r>
    </w:p>
    <w:p w14:paraId="0561CB57" w14:textId="77777777"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Casinos y demás juegos de suerte o azar, cuando los Socios se involucran en transacciones financieras por un monto igual o mayor a tres mil dólares de los Estados Unidos de América.</w:t>
      </w:r>
    </w:p>
    <w:p w14:paraId="13C279EA" w14:textId="77777777"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Agentes inmobiliarios – cuando éstos se involucran en transacciones para sus Socios concerniente a la compra y venta de bienes inmobiliarios.</w:t>
      </w:r>
    </w:p>
    <w:p w14:paraId="26CBBE0D" w14:textId="77777777"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Comerciantes de metales preciosos y comerciantes de piedras preciosas – cuando éstos se involucran en alguna transacción en efectivo con un cliente por un monto igual o mayor a diez mil dólares de los Estados Unidos de América.</w:t>
      </w:r>
    </w:p>
    <w:p w14:paraId="7146C5D7" w14:textId="77777777"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Abogados, notarios, contadores y auditor externo – cuando se disponen a realizar transacciones o realizan transacciones para sus Socios sobre las siguientes actividades:</w:t>
      </w:r>
    </w:p>
    <w:p w14:paraId="4320BDF5" w14:textId="77777777" w:rsidR="001815AC" w:rsidRPr="0057078F" w:rsidRDefault="00000000" w:rsidP="0057078F">
      <w:pPr>
        <w:numPr>
          <w:ilvl w:val="2"/>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Compra y venta de bienes inmobiliarios</w:t>
      </w:r>
    </w:p>
    <w:p w14:paraId="5A243100" w14:textId="77777777" w:rsidR="001815AC" w:rsidRPr="0057078F" w:rsidRDefault="00000000" w:rsidP="0057078F">
      <w:pPr>
        <w:numPr>
          <w:ilvl w:val="2"/>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Administración del dinero, valores u otros activos del cliente</w:t>
      </w:r>
    </w:p>
    <w:p w14:paraId="3978B467" w14:textId="77777777" w:rsidR="001815AC" w:rsidRPr="0057078F" w:rsidRDefault="00000000" w:rsidP="0057078F">
      <w:pPr>
        <w:numPr>
          <w:ilvl w:val="2"/>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Administración de las cuentas bancarias, de ahorros o valores</w:t>
      </w:r>
    </w:p>
    <w:p w14:paraId="66ADA05E" w14:textId="77777777" w:rsidR="001815AC" w:rsidRPr="0057078F" w:rsidRDefault="00000000" w:rsidP="0057078F">
      <w:pPr>
        <w:numPr>
          <w:ilvl w:val="2"/>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Organización de contribuciones para la creación, operación o administración de empresas</w:t>
      </w:r>
    </w:p>
    <w:p w14:paraId="2DEE24E5" w14:textId="77777777" w:rsidR="001815AC" w:rsidRPr="0057078F" w:rsidRDefault="00000000" w:rsidP="0057078F">
      <w:pPr>
        <w:numPr>
          <w:ilvl w:val="2"/>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Creación, operación o administración de personas jurídicas, otras estructuras jurídicas y compra y venta de estas.</w:t>
      </w:r>
    </w:p>
    <w:p w14:paraId="2D48EEF9" w14:textId="1A7EC786"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Archivo o Registro: </w:t>
      </w:r>
      <w:r>
        <w:rPr>
          <w:rFonts w:ascii="Calibri" w:eastAsia="Calibri" w:hAnsi="Calibri" w:cs="Calibri"/>
          <w:color w:val="1A1A1A"/>
          <w:sz w:val="24"/>
          <w:szCs w:val="24"/>
          <w:lang w:val="es-ES"/>
        </w:rPr>
        <w:t>Conjunto de datos y documentos que se mantengan o almacenen en formato impreso, o mediante medios electrónicos, ópticos o cualquier otra tecnología, siempre que, en estos medios, se garantice la integridad e inalterabilidad de la información desde el momento en que fue generada en su forma definitiva y que sea accesible para consultas posteriores.</w:t>
      </w:r>
    </w:p>
    <w:p w14:paraId="240A2A81" w14:textId="7D11C1E8"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Armas de Destrucción Masiva: de conformidad a la resolución Nº 687 del Consejo de Seguridad de Naciones Unidas, son las armas nucleares, químicas y biológicas, y sus sistemas de lanzamiento.</w:t>
      </w:r>
    </w:p>
    <w:p w14:paraId="322D43F6" w14:textId="7A8E71AA"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Asociados</w:t>
      </w:r>
      <w:r>
        <w:rPr>
          <w:rFonts w:ascii="Calibri" w:eastAsia="Calibri" w:hAnsi="Calibri" w:cs="Calibri"/>
          <w:color w:val="1A1A1A"/>
          <w:sz w:val="24"/>
          <w:szCs w:val="24"/>
        </w:rPr>
        <w:t xml:space="preserve"> Comerciales: </w:t>
      </w:r>
      <w:r>
        <w:rPr>
          <w:rFonts w:ascii="Calibri" w:eastAsia="Calibri" w:hAnsi="Calibri" w:cs="Calibri"/>
          <w:color w:val="1A1A1A"/>
          <w:sz w:val="24"/>
          <w:szCs w:val="24"/>
          <w:lang w:val="es-ES"/>
        </w:rPr>
        <w:t>Personas o entidades con las que la PEP tiene relaciones comerciales o societarias significativas, como socios de empresas o negocios en los que la PEP tenga participación o control significativo.</w:t>
      </w:r>
    </w:p>
    <w:p w14:paraId="350D4B04"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Beneficiario final o real: se refiere a la(s) persona(s) natural(es) que en último término posea o controle un cliente y/o la persona natural en beneficio de quien se lleva a cabo una transacción o negocio. Los beneficiarios finales de las entidades jurídicas son las personas naturales, que, posean o controlen directa o indirectamente el 10% o más de los activos o de las acciones con derecho a voto de una Sociedad.</w:t>
      </w:r>
    </w:p>
    <w:p w14:paraId="5A039C1D"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Cliente: toda persona natural o jurídica que mantiene o ha mantenido una relación comercial o contractual con la Sociedad para la prestación de sus servicios, sean estos arrendantes o arrendatarios de inmuebles.</w:t>
      </w:r>
    </w:p>
    <w:p w14:paraId="386915A0" w14:textId="1D02BB88"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Compañeros de Vida: </w:t>
      </w:r>
      <w:r>
        <w:rPr>
          <w:rFonts w:ascii="Calibri" w:eastAsia="Calibri" w:hAnsi="Calibri" w:cs="Calibri"/>
          <w:color w:val="1A1A1A"/>
          <w:sz w:val="24"/>
          <w:szCs w:val="24"/>
          <w:lang w:val="es-ES"/>
        </w:rPr>
        <w:t>Personas que conviven o mantienen una relación estable con la PEP, aunque no estén formalmente casadas.</w:t>
      </w:r>
    </w:p>
    <w:p w14:paraId="5788DF33" w14:textId="3A06F81C"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Contrapartes: personas naturales o jurídicas con las cuales se tienen vínculos de negocios, contractuales o jurídicos de cualquier orden.</w:t>
      </w:r>
    </w:p>
    <w:p w14:paraId="38E77920" w14:textId="6B5FCC0B" w:rsidR="001815AC" w:rsidRPr="0057078F" w:rsidRDefault="00000000"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Oficial de Cumplimiento</w:t>
      </w:r>
      <w:r>
        <w:rPr>
          <w:rFonts w:ascii="Calibri" w:eastAsia="Calibri" w:hAnsi="Calibri" w:cs="Calibri"/>
          <w:color w:val="1A1A1A"/>
          <w:sz w:val="24"/>
          <w:szCs w:val="24"/>
        </w:rPr>
        <w:t>: Es el funcionario nombrado por el Secretario Junta Directiva Único, como responsable de velar por el marco regulatorio relacionado a prevenir el Lavado de Dinero, el Financiamiento al Terrorismo y el Financiamiento de Proliferación de Armas de Destrucción Masiva.</w:t>
      </w:r>
    </w:p>
    <w:p w14:paraId="0F9C975A" w14:textId="12547DD2" w:rsidR="00700EB3" w:rsidRPr="0057078F" w:rsidRDefault="00700EB3"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Destruccion de Registros: </w:t>
      </w:r>
      <w:r>
        <w:rPr>
          <w:rFonts w:ascii="Calibri" w:eastAsia="Calibri" w:hAnsi="Calibri" w:cs="Calibri"/>
          <w:color w:val="1A1A1A"/>
          <w:sz w:val="24"/>
          <w:szCs w:val="24"/>
          <w:lang w:val="es-ES"/>
        </w:rPr>
        <w:t>Proceso mediante el cual se elimina de manera definitiva la información almacenada en los archivos, tanto en formato físico como electrónico, tras cumplir con los requisitos de tiempo y relevancia establecidos.</w:t>
      </w:r>
    </w:p>
    <w:p w14:paraId="231E930C" w14:textId="301DA5AF" w:rsidR="001815AC" w:rsidRPr="0057078F" w:rsidRDefault="00000000"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Financiamiento del Terrorismo</w:t>
      </w:r>
      <w:r>
        <w:rPr>
          <w:rFonts w:ascii="Calibri" w:eastAsia="Calibri" w:hAnsi="Calibri" w:cs="Calibri"/>
          <w:color w:val="1A1A1A"/>
          <w:sz w:val="24"/>
          <w:szCs w:val="24"/>
        </w:rPr>
        <w:t xml:space="preserve"> (FD)</w:t>
      </w:r>
      <w:r>
        <w:rPr>
          <w:rFonts w:ascii="Calibri" w:eastAsia="Calibri" w:hAnsi="Calibri" w:cs="Calibri"/>
          <w:color w:val="1A1A1A"/>
          <w:sz w:val="24"/>
          <w:szCs w:val="24"/>
        </w:rPr>
        <w:t>: Financiamiento de terrorismo</w:t>
      </w:r>
      <w:r>
        <w:rPr>
          <w:rFonts w:ascii="Calibri" w:eastAsia="Calibri" w:hAnsi="Calibri" w:cs="Calibri"/>
          <w:color w:val="1A1A1A"/>
          <w:sz w:val="24"/>
          <w:szCs w:val="24"/>
        </w:rPr>
        <w:t xml:space="preserve"> (de ahora en adelante FD) </w:t>
      </w:r>
      <w:r>
        <w:rPr>
          <w:rFonts w:ascii="Calibri" w:eastAsia="Calibri" w:hAnsi="Calibri" w:cs="Calibri"/>
          <w:color w:val="1A1A1A"/>
          <w:sz w:val="24"/>
          <w:szCs w:val="24"/>
        </w:rPr>
        <w:t>es la recolección o suministro de fondos con el conocimiento que van a ser usados total o parcialmente para cometer actos de terrorismo o para contribuir en la comisión de actos terroristas.</w:t>
      </w:r>
    </w:p>
    <w:p w14:paraId="581D2FC9" w14:textId="6303802D" w:rsidR="0057078F" w:rsidRPr="0057078F" w:rsidRDefault="0057078F"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bCs/>
          <w:color w:val="1A1A1A"/>
          <w:sz w:val="24"/>
          <w:szCs w:val="24"/>
          <w:lang w:val="es-ES"/>
        </w:rPr>
        <w:t>Financiamiento</w:t>
      </w:r>
      <w:r>
        <w:rPr>
          <w:rFonts w:ascii="Calibri" w:eastAsia="Calibri" w:hAnsi="Calibri" w:cs="Calibri"/>
          <w:b/>
          <w:bCs/>
          <w:color w:val="1A1A1A"/>
          <w:sz w:val="24"/>
          <w:szCs w:val="24"/>
          <w:lang w:val="es-ES"/>
        </w:rPr>
        <w:t xml:space="preserve"> de la Proliferación de Armas de Destrucción Masiva</w:t>
      </w:r>
      <w:r>
        <w:rPr>
          <w:rFonts w:ascii="Calibri" w:eastAsia="Calibri" w:hAnsi="Calibri" w:cs="Calibri"/>
          <w:b/>
          <w:bCs/>
          <w:color w:val="1A1A1A"/>
          <w:sz w:val="24"/>
          <w:szCs w:val="24"/>
          <w:lang w:val="es-ES"/>
        </w:rPr>
        <w:t xml:space="preserve"> (FPADM</w:t>
      </w:r>
      <w:r>
        <w:rPr>
          <w:rFonts w:ascii="Calibri" w:eastAsia="Calibri" w:hAnsi="Calibri" w:cs="Calibri"/>
          <w:b/>
          <w:bCs/>
          <w:color w:val="1A1A1A"/>
          <w:sz w:val="24"/>
          <w:szCs w:val="24"/>
          <w:lang w:val="es-ES"/>
        </w:rPr>
        <w:t>)</w:t>
      </w:r>
      <w:r>
        <w:rPr>
          <w:rFonts w:ascii="Calibri" w:eastAsia="Calibri" w:hAnsi="Calibri" w:cs="Calibri"/>
          <w:color w:val="1A1A1A"/>
          <w:sz w:val="24"/>
          <w:szCs w:val="24"/>
          <w:lang w:val="es-ES"/>
        </w:rPr>
        <w:t>: Provisión de recursos, dinero o apoyo financiero utilizado para desarrollar, adquirir, fabricar o distribuir armas de destrucción masiva, como armas nucleares, químicas o biológicas.</w:t>
      </w:r>
    </w:p>
    <w:p w14:paraId="5F798EF4" w14:textId="723130D0" w:rsidR="003E3C2C" w:rsidRPr="0057078F" w:rsidRDefault="003E3C2C" w:rsidP="0057078F">
      <w:pPr>
        <w:widowControl w:val="0"/>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Firma Electrónica </w:t>
      </w:r>
      <w:r>
        <w:rPr>
          <w:rFonts w:ascii="Calibri" w:eastAsia="Calibri" w:hAnsi="Calibri" w:cs="Calibri"/>
          <w:color w:val="1A1A1A"/>
          <w:sz w:val="24"/>
          <w:szCs w:val="24"/>
        </w:rPr>
        <w:t xml:space="preserve">Avanzada: </w:t>
      </w:r>
      <w:r>
        <w:rPr>
          <w:rFonts w:ascii="Calibri" w:eastAsia="Calibri" w:hAnsi="Calibri" w:cs="Calibri"/>
          <w:color w:val="1A1A1A"/>
          <w:sz w:val="24"/>
          <w:szCs w:val="24"/>
          <w:lang w:val="es-ES"/>
        </w:rPr>
        <w:t xml:space="preserve">Conjunto de datos electrónicos que acompañan o están lógicamente asociados a un mensaje de datos, los cuales permiten identificar al firmante y aseguran la integridad de la información firmada, de manera que cualquier </w:t>
        <w:lastRenderedPageBreak/>
        <w:t>modificación posterior sea detectable. La firma debe estar vinculada de forma única al firmante y ser creada bajo su control exclusivo.</w:t>
      </w:r>
      <w:r>
        <w:rPr>
          <w:rFonts w:ascii="Calibri" w:eastAsia="Calibri" w:hAnsi="Calibri" w:cs="Calibri"/>
          <w:color w:val="1A1A1A"/>
          <w:sz w:val="24"/>
          <w:szCs w:val="24"/>
          <w:lang w:val="es-ES"/>
        </w:rPr>
        <w:t xml:space="preserve"> R</w:t>
      </w:r>
      <w:r>
        <w:rPr>
          <w:rFonts w:ascii="Calibri" w:eastAsia="Calibri" w:hAnsi="Calibri" w:cs="Calibri"/>
          <w:color w:val="1A1A1A"/>
          <w:sz w:val="24"/>
          <w:szCs w:val="24"/>
          <w:lang w:val="es-ES"/>
        </w:rPr>
        <w:t>esultado de utilizar un certificado digital y otras medidas de seguridad para firmar electrónicamente un documento.</w:t>
      </w:r>
    </w:p>
    <w:p w14:paraId="66FC05B4" w14:textId="6F0ABBCC"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Lavado de Activo</w:t>
      </w:r>
      <w:r>
        <w:rPr>
          <w:rFonts w:ascii="Calibri" w:eastAsia="Calibri" w:hAnsi="Calibri" w:cs="Calibri"/>
          <w:color w:val="1A1A1A"/>
          <w:sz w:val="24"/>
          <w:szCs w:val="24"/>
        </w:rPr>
        <w:t xml:space="preserve"> (LA)</w:t>
      </w:r>
      <w:r>
        <w:rPr>
          <w:rFonts w:ascii="Calibri" w:eastAsia="Calibri" w:hAnsi="Calibri" w:cs="Calibri"/>
          <w:color w:val="1A1A1A"/>
          <w:sz w:val="24"/>
          <w:szCs w:val="24"/>
        </w:rPr>
        <w:t>s: Proceso en virtud del cual los bienes de origen delictivo se integran en el sistema económico legal con apariencia de haber sido obtenidos de forma lícita.</w:t>
      </w:r>
    </w:p>
    <w:p w14:paraId="3A1AD6B2" w14:textId="57677764" w:rsidR="0057078F" w:rsidRPr="0057078F" w:rsidRDefault="0057078F"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Lavado de Dinero (LD): El Lavado de Dinero (De ahora en adelante “LD”)</w:t>
      </w:r>
      <w:r>
        <w:rPr>
          <w:rFonts w:ascii="Calibri" w:eastAsia="Calibri" w:hAnsi="Calibri" w:cs="Calibri"/>
          <w:color w:val="1A1A1A"/>
          <w:sz w:val="24"/>
          <w:szCs w:val="24"/>
        </w:rPr>
        <w:t xml:space="preserve">, es el </w:t>
      </w:r>
      <w:r>
        <w:rPr>
          <w:rFonts w:ascii="Calibri" w:eastAsia="Calibri" w:hAnsi="Calibri" w:cs="Calibri"/>
          <w:color w:val="1A1A1A"/>
          <w:sz w:val="24"/>
          <w:szCs w:val="24"/>
          <w:lang w:val="es-ES"/>
        </w:rPr>
        <w:t>p</w:t>
      </w:r>
      <w:r>
        <w:rPr>
          <w:rFonts w:ascii="Calibri" w:eastAsia="Calibri" w:hAnsi="Calibri" w:cs="Calibri"/>
          <w:color w:val="1A1A1A"/>
          <w:sz w:val="24"/>
          <w:szCs w:val="24"/>
          <w:lang w:val="es-ES"/>
        </w:rPr>
        <w:t>roceso mediante el cual los fondos obtenidos a través de actividades ilícitas son transformados en recursos aparentemente legales, con el fin de ocultar su origen delictivo.</w:t>
      </w:r>
    </w:p>
    <w:p w14:paraId="6D73BC21"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Operaciones Reguladas: Toda operación o transacción de efectivo, fuere individual o múltiple, independientemente que se considere sospechosa o no, realizada por cada cliente o usuario que en un mismo día o en el término de un mes exceda los diez mil dólares de los Estados Unidos de América o su equivalente en cualquier moneda extranjera. Se consideran también Operaciones Reguladas aquellas operaciones financieras que se efectúen por cualquier otro medio, si esta fuere superior a veinticinco mil dólares de los Estados Unidos de América o su equivalente en cualquier moneda extranjera.</w:t>
      </w:r>
    </w:p>
    <w:p w14:paraId="0C0533DB"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Operación Sospechosa o Irregular: Todas las operaciones poco usuales, o aquellas que se encuentran fuera de los patrones de transacción habituales, y las que no sean significativas, pero sí periódicas, sin fundamento económico o legal evidentes, y que se tengan sospechas que están relacionadas a los delitos de Lavado de Activos o Financiamiento del Terrorismo.</w:t>
      </w:r>
    </w:p>
    <w:p w14:paraId="3EA30165"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PEP: Persona Expuesta Políticamente. </w:t>
      </w:r>
    </w:p>
    <w:p w14:paraId="0E79594F" w14:textId="77A38396"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lang w:val="es-ES"/>
        </w:rPr>
        <w:t>Individuo</w:t>
      </w:r>
      <w:r>
        <w:rPr>
          <w:rFonts w:ascii="Calibri" w:eastAsia="Calibri" w:hAnsi="Calibri" w:cs="Calibri"/>
          <w:color w:val="1A1A1A"/>
          <w:sz w:val="24"/>
          <w:szCs w:val="24"/>
          <w:lang w:val="es-ES"/>
        </w:rPr>
        <w:t>s</w:t>
      </w:r>
      <w:r>
        <w:rPr>
          <w:rFonts w:ascii="Calibri" w:eastAsia="Calibri" w:hAnsi="Calibri" w:cs="Calibri"/>
          <w:color w:val="1A1A1A"/>
          <w:sz w:val="24"/>
          <w:szCs w:val="24"/>
          <w:lang w:val="es-ES"/>
        </w:rPr>
        <w:t xml:space="preserve"> que actualmente ocupa</w:t>
      </w:r>
      <w:r>
        <w:rPr>
          <w:rFonts w:ascii="Calibri" w:eastAsia="Calibri" w:hAnsi="Calibri" w:cs="Calibri"/>
          <w:color w:val="1A1A1A"/>
          <w:sz w:val="24"/>
          <w:szCs w:val="24"/>
          <w:lang w:val="es-ES"/>
        </w:rPr>
        <w:t>n</w:t>
      </w:r>
      <w:r>
        <w:rPr>
          <w:rFonts w:ascii="Calibri" w:eastAsia="Calibri" w:hAnsi="Calibri" w:cs="Calibri"/>
          <w:color w:val="1A1A1A"/>
          <w:sz w:val="24"/>
          <w:szCs w:val="24"/>
          <w:lang w:val="es-ES"/>
        </w:rPr>
        <w:t xml:space="preserve"> o ha</w:t>
      </w:r>
      <w:r>
        <w:rPr>
          <w:rFonts w:ascii="Calibri" w:eastAsia="Calibri" w:hAnsi="Calibri" w:cs="Calibri"/>
          <w:color w:val="1A1A1A"/>
          <w:sz w:val="24"/>
          <w:szCs w:val="24"/>
          <w:lang w:val="es-ES"/>
        </w:rPr>
        <w:t>yan</w:t>
      </w:r>
      <w:r>
        <w:rPr>
          <w:rFonts w:ascii="Calibri" w:eastAsia="Calibri" w:hAnsi="Calibri" w:cs="Calibri"/>
          <w:color w:val="1A1A1A"/>
          <w:sz w:val="24"/>
          <w:szCs w:val="24"/>
          <w:lang w:val="es-ES"/>
        </w:rPr>
        <w:t xml:space="preserve"> ocupado un cargo público relevante en Guatemala o en otro país, o que ha sido asignado a una función prominente en una organización internacional. Esto incluye también a los dirigentes de partidos políticos nacionales o internacionales que, por su perfil o posición jerárquica, están expuestos a riesgos inherentes a sus responsabilidades</w:t>
      </w:r>
      <w:r>
        <w:rPr>
          <w:rFonts w:ascii="Calibri" w:eastAsia="Calibri" w:hAnsi="Calibri" w:cs="Calibri"/>
          <w:color w:val="1A1A1A"/>
          <w:sz w:val="24"/>
          <w:szCs w:val="24"/>
        </w:rPr>
        <w:t>.</w:t>
      </w:r>
    </w:p>
    <w:p w14:paraId="73DA02FB" w14:textId="4EC735D4" w:rsidR="001815AC" w:rsidRPr="0057078F" w:rsidRDefault="00000000" w:rsidP="0057078F">
      <w:pPr>
        <w:numPr>
          <w:ilvl w:val="1"/>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Continuarán siendo sujetos de la debida diligencia ampliada aquellas personas catalogadas como PEP nacionales por un periodo igual al ejercicio de sus funciones</w:t>
      </w:r>
      <w:r>
        <w:rPr>
          <w:rFonts w:ascii="Calibri" w:eastAsia="Calibri" w:hAnsi="Calibri" w:cs="Calibri"/>
          <w:color w:val="1A1A1A"/>
          <w:sz w:val="24"/>
          <w:szCs w:val="24"/>
        </w:rPr>
        <w:t>.</w:t>
      </w:r>
    </w:p>
    <w:p w14:paraId="08DA7980" w14:textId="4E96DD62" w:rsidR="003E3C2C" w:rsidRPr="0057078F" w:rsidRDefault="003E3C2C"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Persona R</w:t>
      </w:r>
      <w:r>
        <w:rPr>
          <w:rFonts w:ascii="Calibri" w:eastAsia="Calibri" w:hAnsi="Calibri" w:cs="Calibri"/>
          <w:color w:val="1A1A1A"/>
          <w:sz w:val="24"/>
          <w:szCs w:val="24"/>
        </w:rPr>
        <w:t xml:space="preserve">elacionada: </w:t>
      </w:r>
      <w:r>
        <w:rPr>
          <w:rFonts w:ascii="Calibri" w:eastAsia="Calibri" w:hAnsi="Calibri" w:cs="Calibri"/>
          <w:color w:val="1A1A1A"/>
          <w:sz w:val="24"/>
          <w:szCs w:val="24"/>
          <w:lang w:val="es-ES"/>
        </w:rPr>
        <w:t>I</w:t>
      </w:r>
      <w:r>
        <w:rPr>
          <w:rFonts w:ascii="Calibri" w:eastAsia="Calibri" w:hAnsi="Calibri" w:cs="Calibri"/>
          <w:color w:val="1A1A1A"/>
          <w:sz w:val="24"/>
          <w:szCs w:val="24"/>
          <w:lang w:val="es-ES"/>
        </w:rPr>
        <w:t xml:space="preserve">ndividuos que tienen un vínculo cercano con una Persona Expuesta Políticamente (PEP), ya sea por parentesco en primer o segundo grado de </w:t>
        <w:lastRenderedPageBreak/>
        <w:t>consanguinidad o afinidad, compañeros de vida, o por tener relaciones comerciales o societarias significativas con la PEP.</w:t>
      </w:r>
    </w:p>
    <w:p w14:paraId="0DB14AA7" w14:textId="17112C3A"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Proliferación de Armas de Destrucción Masiva: es todo acto que provea fondos o utilice servicios financieros, en todo o en parte, para la fabricación, adquisición, posesión, desarrollo, exportación, trasiego de material, fraccionamiento, transporte, transferencia, depósito o uso de armas nucleares, químicas o biológicas, sus medios de lanzamiento.</w:t>
      </w:r>
    </w:p>
    <w:p w14:paraId="658998B2"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Proveedor: Persona natural o jurídica que abastecen de productos o servicios a </w:t>
      </w:r>
      <w:r>
        <w:rPr>
          <w:rFonts w:ascii="Calibri" w:eastAsia="Calibri" w:hAnsi="Calibri" w:cs="Calibri"/>
          <w:b/>
          <w:color w:val="000000"/>
          <w:sz w:val="24"/>
          <w:szCs w:val="24"/>
        </w:rPr>
        <w:t>Propi</w:t>
      </w:r>
      <w:r>
        <w:rPr>
          <w:rFonts w:ascii="Calibri" w:eastAsia="Calibri" w:hAnsi="Calibri" w:cs="Calibri"/>
          <w:color w:val="000000"/>
          <w:sz w:val="24"/>
          <w:szCs w:val="24"/>
        </w:rPr>
        <w:t>.</w:t>
      </w:r>
    </w:p>
    <w:p w14:paraId="6AB3CF0F" w14:textId="77777777" w:rsidR="001815AC" w:rsidRPr="0057078F" w:rsidRDefault="00000000" w:rsidP="0057078F">
      <w:pPr>
        <w:numPr>
          <w:ilvl w:val="0"/>
          <w:numId w:val="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Señales de alerta: Hechos, situaciones, eventos, indicadores cuantitativos y cualitativos, a partir de los cuales se puede inferir la posible existencia de un hecho o situación que pueda estar relacionada a una actividad ilícita.</w:t>
      </w:r>
    </w:p>
    <w:p w14:paraId="0F1B6FF5" w14:textId="7694B65D" w:rsidR="001815AC" w:rsidRPr="0057078F" w:rsidRDefault="00000000" w:rsidP="0057078F">
      <w:pPr>
        <w:numPr>
          <w:ilvl w:val="0"/>
          <w:numId w:val="2"/>
        </w:num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Intendencia de Verificación Especial:</w:t>
      </w:r>
      <w:r>
        <w:rPr>
          <w:rFonts w:ascii="Calibri" w:eastAsia="Calibri" w:hAnsi="Calibri" w:cs="Calibri"/>
          <w:color w:val="1A1A1A"/>
          <w:sz w:val="24"/>
          <w:szCs w:val="24"/>
        </w:rPr>
        <w:t xml:space="preserve"> Oficina primaria adscrita a la </w:t>
      </w:r>
      <w:r>
        <w:rPr>
          <w:rFonts w:ascii="Calibri" w:eastAsia="Calibri" w:hAnsi="Calibri" w:cs="Calibri"/>
          <w:color w:val="1A1A1A"/>
          <w:sz w:val="24"/>
          <w:szCs w:val="24"/>
        </w:rPr>
        <w:t>Superintendencia de Bancos</w:t>
      </w:r>
      <w:r>
        <w:rPr>
          <w:rFonts w:ascii="Calibri" w:eastAsia="Calibri" w:hAnsi="Calibri" w:cs="Calibri"/>
          <w:color w:val="1A1A1A"/>
          <w:sz w:val="24"/>
          <w:szCs w:val="24"/>
        </w:rPr>
        <w:t>, creada para la persecución del delito de Lavado de Activos y el financiamiento al terrorismo.</w:t>
      </w:r>
    </w:p>
    <w:p w14:paraId="2AA2C6FF" w14:textId="77777777" w:rsidR="001815AC" w:rsidRPr="0057078F" w:rsidRDefault="00000000" w:rsidP="0057078F">
      <w:pPr>
        <w:pStyle w:val="Heading1"/>
        <w:spacing w:line="276" w:lineRule="auto"/>
        <w:rPr>
          <w:rFonts w:cs="Calibri"/>
        </w:rPr>
      </w:pPr>
      <w:bookmarkStart w:id="346" w:name="_Toc176997893"/>
      <w:r>
        <w:rPr>
          <w:rFonts w:cs="Calibri"/>
        </w:rPr>
        <w:t>ESTRUCTURA ORGANIZATIVA PARA LA PREVENCIÓN DE LOS DELITOS DE LDA/FT/FPADM</w:t>
      </w:r>
      <w:bookmarkEnd w:id="346"/>
    </w:p>
    <w:p w14:paraId="41B8F8EE" w14:textId="77777777" w:rsidR="001815AC" w:rsidRPr="0057078F" w:rsidRDefault="001815AC" w:rsidP="0057078F">
      <w:pPr>
        <w:spacing w:line="276" w:lineRule="auto"/>
        <w:rPr>
          <w:rFonts w:ascii="Calibri" w:eastAsia="Calibri" w:hAnsi="Calibri" w:cs="Calibri"/>
          <w:color w:val="1A1A1A"/>
          <w:sz w:val="24"/>
          <w:szCs w:val="24"/>
        </w:rPr>
      </w:pPr>
    </w:p>
    <w:p w14:paraId="7032A98F" w14:textId="77777777" w:rsidR="001815AC" w:rsidRPr="0057078F" w:rsidRDefault="00000000" w:rsidP="0057078F">
      <w:pPr>
        <w:pStyle w:val="Heading2"/>
        <w:numPr>
          <w:ilvl w:val="0"/>
          <w:numId w:val="5"/>
        </w:numPr>
        <w:spacing w:line="276" w:lineRule="auto"/>
        <w:rPr>
          <w:rFonts w:cs="Calibri"/>
        </w:rPr>
      </w:pPr>
      <w:bookmarkStart w:id="347" w:name="_Toc176997894"/>
      <w:r>
        <w:rPr>
          <w:rFonts w:cs="Calibri"/>
        </w:rPr>
        <w:t>RESPONSABILIDADES GENERALES</w:t>
      </w:r>
      <w:bookmarkEnd w:id="347"/>
      <w:r>
        <w:rPr>
          <w:rFonts w:cs="Calibri"/>
        </w:rPr>
        <w:t xml:space="preserve"> </w:t>
      </w:r>
    </w:p>
    <w:p w14:paraId="629FD0C1"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818550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principal deber del personal de </w:t>
      </w:r>
      <w:r>
        <w:rPr>
          <w:rFonts w:ascii="Calibri" w:eastAsia="Calibri" w:hAnsi="Calibri" w:cs="Calibri"/>
          <w:b/>
          <w:color w:val="000000"/>
          <w:sz w:val="24"/>
          <w:szCs w:val="24"/>
        </w:rPr>
        <w:t>Propi</w:t>
      </w:r>
      <w:r>
        <w:rPr>
          <w:rFonts w:ascii="Calibri" w:eastAsia="Calibri" w:hAnsi="Calibri" w:cs="Calibri"/>
          <w:color w:val="000000"/>
          <w:sz w:val="24"/>
          <w:szCs w:val="24"/>
        </w:rPr>
        <w:t>,</w:t>
      </w:r>
      <w:r>
        <w:rPr>
          <w:rFonts w:ascii="Calibri" w:eastAsia="Calibri" w:hAnsi="Calibri" w:cs="Calibri"/>
          <w:color w:val="1A1A1A"/>
          <w:sz w:val="24"/>
          <w:szCs w:val="24"/>
        </w:rPr>
        <w:t xml:space="preserve"> es mantener un estricto compromiso con las normas, políticas y procedimientos sobre la prevención y control de los riesgos de LDA/FT/FPADM, el cual se refleja en el cumplimiento de los siguientes deberes: </w:t>
      </w:r>
    </w:p>
    <w:p w14:paraId="4883C4D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22436C5" w14:textId="77777777" w:rsidR="001815AC" w:rsidRPr="0057078F" w:rsidRDefault="00000000" w:rsidP="0057078F">
      <w:pPr>
        <w:pBdr>
          <w:top w:val="nil"/>
          <w:left w:val="nil"/>
          <w:bottom w:val="nil"/>
          <w:right w:val="nil"/>
          <w:between w:val="nil"/>
        </w:pBdr>
        <w:spacing w:after="152" w:line="276" w:lineRule="auto"/>
        <w:ind w:left="568" w:hanging="284"/>
        <w:jc w:val="both"/>
        <w:rPr>
          <w:rFonts w:ascii="Calibri" w:eastAsia="Calibri" w:hAnsi="Calibri" w:cs="Calibri"/>
          <w:color w:val="1A1A1A"/>
          <w:sz w:val="24"/>
          <w:szCs w:val="24"/>
        </w:rPr>
      </w:pPr>
      <w:r>
        <w:rPr>
          <w:rFonts w:ascii="Calibri" w:eastAsia="Calibri" w:hAnsi="Calibri" w:cs="Calibri"/>
          <w:color w:val="1A1A1A"/>
          <w:sz w:val="24"/>
          <w:szCs w:val="24"/>
        </w:rPr>
        <w:t>a) Conocer las disposiciones que establece la Ley contra el Lavado de Dinero y de Activos, su Reglamento, Instructivo, la Ley especial contra actos de terrorismo y demás disposiciones sobre la materia, las cuales forman parte integrante de este Manual.</w:t>
      </w:r>
    </w:p>
    <w:p w14:paraId="4255C6EF" w14:textId="77777777" w:rsidR="001815AC" w:rsidRPr="0057078F" w:rsidRDefault="00000000" w:rsidP="0057078F">
      <w:pPr>
        <w:pBdr>
          <w:top w:val="nil"/>
          <w:left w:val="nil"/>
          <w:bottom w:val="nil"/>
          <w:right w:val="nil"/>
          <w:between w:val="nil"/>
        </w:pBdr>
        <w:spacing w:after="152" w:line="276" w:lineRule="auto"/>
        <w:ind w:left="568" w:hanging="284"/>
        <w:jc w:val="both"/>
        <w:rPr>
          <w:rFonts w:ascii="Calibri" w:eastAsia="Calibri" w:hAnsi="Calibri" w:cs="Calibri"/>
          <w:color w:val="1A1A1A"/>
          <w:sz w:val="24"/>
          <w:szCs w:val="24"/>
        </w:rPr>
      </w:pPr>
      <w:r>
        <w:rPr>
          <w:rFonts w:ascii="Calibri" w:eastAsia="Calibri" w:hAnsi="Calibri" w:cs="Calibri"/>
          <w:color w:val="1A1A1A"/>
          <w:sz w:val="24"/>
          <w:szCs w:val="24"/>
        </w:rPr>
        <w:t xml:space="preserve">b) Aplicar en su trabajo las políticas, procedimientos, e instrucciones establecidas por </w:t>
      </w:r>
      <w:r>
        <w:rPr>
          <w:rFonts w:ascii="Calibri" w:eastAsia="Calibri" w:hAnsi="Calibri" w:cs="Calibri"/>
          <w:b/>
          <w:color w:val="000000"/>
          <w:sz w:val="24"/>
          <w:szCs w:val="24"/>
        </w:rPr>
        <w:t xml:space="preserve">Propi </w:t>
      </w:r>
      <w:r>
        <w:rPr>
          <w:rFonts w:ascii="Calibri" w:eastAsia="Calibri" w:hAnsi="Calibri" w:cs="Calibri"/>
          <w:color w:val="1A1A1A"/>
          <w:sz w:val="24"/>
          <w:szCs w:val="24"/>
        </w:rPr>
        <w:t xml:space="preserve">orientadas a prevenir que las operaciones que se realicen sean utilizadas directa o indirectamente para el LDA/FT/FPADM. </w:t>
      </w:r>
    </w:p>
    <w:p w14:paraId="6FBD8E79" w14:textId="77777777" w:rsidR="001815AC" w:rsidRPr="0057078F" w:rsidRDefault="00000000" w:rsidP="0057078F">
      <w:pPr>
        <w:pBdr>
          <w:top w:val="nil"/>
          <w:left w:val="nil"/>
          <w:bottom w:val="nil"/>
          <w:right w:val="nil"/>
          <w:between w:val="nil"/>
        </w:pBdr>
        <w:spacing w:after="0" w:line="276" w:lineRule="auto"/>
        <w:ind w:left="284"/>
        <w:jc w:val="both"/>
        <w:rPr>
          <w:rFonts w:ascii="Calibri" w:eastAsia="Calibri" w:hAnsi="Calibri" w:cs="Calibri"/>
          <w:color w:val="1A1A1A"/>
          <w:sz w:val="24"/>
          <w:szCs w:val="24"/>
        </w:rPr>
      </w:pPr>
      <w:r>
        <w:rPr>
          <w:rFonts w:ascii="Calibri" w:eastAsia="Calibri" w:hAnsi="Calibri" w:cs="Calibri"/>
          <w:color w:val="1A1A1A"/>
          <w:sz w:val="24"/>
          <w:szCs w:val="24"/>
        </w:rPr>
        <w:t xml:space="preserve">c) Anteponer el cumplimiento de las normas en materia de prevención del LDA/FT/FPADM, al logro de las metas comerciales y asegurar que las operaciones se lleven a cabo de manera </w:t>
        <w:lastRenderedPageBreak/>
        <w:t xml:space="preserve">responsable y segura) Actuar bajo principios y normas establecidas en el Código de Ética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w:t>
      </w:r>
    </w:p>
    <w:p w14:paraId="560FAC0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2472398" w14:textId="77777777" w:rsidR="001815AC" w:rsidRPr="0057078F" w:rsidRDefault="00000000" w:rsidP="0057078F">
      <w:pPr>
        <w:pStyle w:val="Heading2"/>
        <w:numPr>
          <w:ilvl w:val="0"/>
          <w:numId w:val="5"/>
        </w:numPr>
        <w:spacing w:line="276" w:lineRule="auto"/>
        <w:rPr>
          <w:rFonts w:cs="Calibri"/>
          <w:b/>
        </w:rPr>
      </w:pPr>
      <w:r>
        <w:rPr>
          <w:rFonts w:cs="Calibri"/>
          <w:b/>
        </w:rPr>
        <w:t xml:space="preserve"> </w:t>
      </w:r>
      <w:bookmarkStart w:id="348" w:name="_Toc176997895"/>
      <w:r>
        <w:rPr>
          <w:rFonts w:cs="Calibri"/>
          <w:b/>
        </w:rPr>
        <w:t>RESPONSABILIDADES ESPECÍFICAS</w:t>
      </w:r>
      <w:bookmarkEnd w:id="348"/>
      <w:r>
        <w:rPr>
          <w:rFonts w:cs="Calibri"/>
          <w:b/>
        </w:rPr>
        <w:t xml:space="preserve"> </w:t>
      </w:r>
    </w:p>
    <w:p w14:paraId="6E2D47A5" w14:textId="77777777" w:rsidR="001815AC" w:rsidRPr="0057078F" w:rsidRDefault="001815AC" w:rsidP="0057078F">
      <w:pPr>
        <w:spacing w:line="276" w:lineRule="auto"/>
        <w:rPr>
          <w:rFonts w:ascii="Calibri" w:eastAsia="Calibri" w:hAnsi="Calibri" w:cs="Calibri"/>
          <w:color w:val="1A1A1A"/>
          <w:sz w:val="24"/>
          <w:szCs w:val="24"/>
        </w:rPr>
      </w:pPr>
    </w:p>
    <w:p w14:paraId="5A228571" w14:textId="6E3BB8DB" w:rsidR="001815AC" w:rsidRPr="0057078F" w:rsidRDefault="00000000" w:rsidP="0057078F">
      <w:pPr>
        <w:pStyle w:val="Heading3"/>
        <w:spacing w:line="276" w:lineRule="auto"/>
        <w:rPr>
          <w:rFonts w:ascii="Calibri" w:eastAsia="Calibri" w:hAnsi="Calibri" w:cs="Calibri"/>
          <w:color w:val="1A1A1A"/>
          <w:sz w:val="24"/>
          <w:szCs w:val="24"/>
        </w:rPr>
      </w:pPr>
      <w:bookmarkStart w:id="349" w:name="_Toc176997896"/>
      <w:r>
        <w:rPr>
          <w:rFonts w:ascii="Calibri" w:eastAsia="Calibri" w:hAnsi="Calibri" w:cs="Calibri"/>
          <w:color w:val="1A1A1A"/>
          <w:sz w:val="24"/>
          <w:szCs w:val="24"/>
        </w:rPr>
        <w:t xml:space="preserve">1. </w:t>
      </w:r>
      <w:r>
        <w:rPr>
          <w:rFonts w:ascii="Calibri" w:eastAsia="Calibri" w:hAnsi="Calibri" w:cs="Calibri"/>
          <w:color w:val="1A1A1A"/>
          <w:sz w:val="24"/>
          <w:szCs w:val="24"/>
        </w:rPr>
        <w:t>Asamblea de Accionistas</w:t>
      </w:r>
      <w:bookmarkEnd w:id="349"/>
    </w:p>
    <w:p w14:paraId="79662DAB" w14:textId="77777777" w:rsidR="001815AC" w:rsidRPr="0057078F" w:rsidRDefault="001815AC" w:rsidP="0057078F">
      <w:pPr>
        <w:spacing w:line="276" w:lineRule="auto"/>
        <w:rPr>
          <w:rFonts w:ascii="Calibri" w:eastAsia="Calibri" w:hAnsi="Calibri" w:cs="Calibri"/>
          <w:color w:val="1A1A1A"/>
          <w:sz w:val="24"/>
          <w:szCs w:val="24"/>
        </w:rPr>
      </w:pPr>
    </w:p>
    <w:p w14:paraId="5FF2EF5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Adicionalmente a las responsabilidades generales antes citadas, le corresponde: </w:t>
      </w:r>
    </w:p>
    <w:p w14:paraId="05D56807" w14:textId="5645CE07"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Seleccionar </w:t>
      </w:r>
      <w:r>
        <w:rPr>
          <w:rFonts w:ascii="Calibri" w:eastAsia="Calibri" w:hAnsi="Calibri" w:cs="Calibri"/>
          <w:color w:val="1A1A1A"/>
          <w:sz w:val="24"/>
          <w:szCs w:val="24"/>
        </w:rPr>
        <w:t xml:space="preserve">al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y al suplente</w:t>
      </w:r>
      <w:r>
        <w:rPr>
          <w:rFonts w:ascii="Calibri" w:eastAsia="Calibri" w:hAnsi="Calibri" w:cs="Calibri"/>
          <w:color w:val="1A1A1A"/>
          <w:sz w:val="24"/>
          <w:szCs w:val="24"/>
        </w:rPr>
        <w:t>.</w:t>
      </w:r>
    </w:p>
    <w:p w14:paraId="67049295" w14:textId="6D376B3A"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Establecer la responsabilidad del </w:t>
      </w:r>
      <w:r>
        <w:rPr>
          <w:rFonts w:ascii="Calibri" w:eastAsia="Calibri" w:hAnsi="Calibri" w:cs="Calibri"/>
          <w:color w:val="1A1A1A"/>
          <w:sz w:val="24"/>
          <w:szCs w:val="24"/>
        </w:rPr>
        <w:t>Oficial</w:t>
      </w:r>
      <w:r>
        <w:rPr>
          <w:rFonts w:ascii="Calibri" w:eastAsia="Calibri" w:hAnsi="Calibri" w:cs="Calibri"/>
          <w:color w:val="1A1A1A"/>
          <w:sz w:val="24"/>
          <w:szCs w:val="24"/>
        </w:rPr>
        <w:t xml:space="preserve"> y del suplente de Cumplimiento, del personal de auditoría interna o quien realice funciones similares relacionado con la labor de prevención LD/FT/FPADM, del personal de las áreas generadoras de negocio y de atención de clientes, así como del resto de los empleados y colaboradores del sujeto obligado. </w:t>
      </w:r>
    </w:p>
    <w:p w14:paraId="35784741" w14:textId="7761AB12"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Nombrar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y su Suplente.</w:t>
      </w:r>
    </w:p>
    <w:p w14:paraId="62525C62" w14:textId="5819DD92"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Aprobar el </w:t>
      </w:r>
      <w:r>
        <w:rPr>
          <w:rFonts w:ascii="Calibri" w:eastAsia="Calibri" w:hAnsi="Calibri" w:cs="Calibri"/>
          <w:color w:val="1A1A1A"/>
          <w:sz w:val="24"/>
          <w:szCs w:val="24"/>
        </w:rPr>
        <w:t>Manual</w:t>
      </w:r>
      <w:r>
        <w:rPr>
          <w:rFonts w:ascii="Calibri" w:eastAsia="Calibri" w:hAnsi="Calibri" w:cs="Calibri"/>
          <w:color w:val="1A1A1A"/>
          <w:sz w:val="24"/>
          <w:szCs w:val="24"/>
        </w:rPr>
        <w:t xml:space="preserve"> de Cumplimiento</w:t>
      </w:r>
      <w:r>
        <w:rPr>
          <w:rFonts w:ascii="Calibri" w:eastAsia="Calibri" w:hAnsi="Calibri" w:cs="Calibri"/>
          <w:color w:val="1A1A1A"/>
          <w:sz w:val="24"/>
          <w:szCs w:val="24"/>
        </w:rPr>
        <w:t xml:space="preserve"> y sus modificaciones.</w:t>
      </w:r>
    </w:p>
    <w:p w14:paraId="0CAEF84B" w14:textId="77777777"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Aprobar el Código de Ética Institucional.</w:t>
      </w:r>
    </w:p>
    <w:p w14:paraId="2F77FCCF" w14:textId="3125CCF6"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Aprobar el Plan de Trabajo anual del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w:t>
      </w:r>
    </w:p>
    <w:p w14:paraId="292A6772" w14:textId="77777777"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Aprobar el Plan de Capacitación anual en materia de prevención del LD/FT/FPADM.</w:t>
      </w:r>
    </w:p>
    <w:p w14:paraId="5ACF3683" w14:textId="70AFCA29"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Asignar los recursos necesarios para la operatividad de la normativa aplicable a la prevención del LDA/FT/FPADM, dentro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y especialmente en </w:t>
      </w:r>
      <w:r>
        <w:rPr>
          <w:rFonts w:ascii="Calibri" w:eastAsia="Calibri" w:hAnsi="Calibri" w:cs="Calibri"/>
          <w:color w:val="1A1A1A"/>
          <w:sz w:val="24"/>
          <w:szCs w:val="24"/>
        </w:rPr>
        <w:t xml:space="preserve">al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acorde con las actividades, naturaleza, tamaño, operaciones y nivel de riesgo de la empresa.</w:t>
      </w:r>
    </w:p>
    <w:p w14:paraId="5A6B1EF9" w14:textId="45925784"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Conocer los informes y estadísticas de la gestión realizada por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y suplente.</w:t>
      </w:r>
    </w:p>
    <w:p w14:paraId="57DBD9C1" w14:textId="59F2E573" w:rsidR="001815AC" w:rsidRPr="0057078F" w:rsidRDefault="00000000"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Apoyar de forma irrestricta la labor del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y su equipo de trabajo</w:t>
      </w:r>
      <w:r>
        <w:rPr>
          <w:rFonts w:ascii="Calibri" w:eastAsia="Calibri" w:hAnsi="Calibri" w:cs="Calibri"/>
          <w:color w:val="1A1A1A"/>
          <w:sz w:val="24"/>
          <w:szCs w:val="24"/>
        </w:rPr>
        <w:t>.</w:t>
      </w:r>
    </w:p>
    <w:p w14:paraId="466BF6AF" w14:textId="18ADF5EF" w:rsidR="003E3C2C" w:rsidRPr="0057078F" w:rsidRDefault="003E3C2C" w:rsidP="0057078F">
      <w:pPr>
        <w:numPr>
          <w:ilvl w:val="0"/>
          <w:numId w:val="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Comunicar a la IVE y a los organismos de fiscalización, supervisión o vigilancia respectivos, el nombramiento, despido o renuncia del Oficial de Cumplimiento, titular y suplente, de acuerdo con los plazos establecidos.</w:t>
      </w:r>
    </w:p>
    <w:p w14:paraId="5EE70840" w14:textId="77777777" w:rsidR="003E3C2C" w:rsidRPr="0057078F" w:rsidRDefault="003E3C2C">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CF2FFA4" w14:textId="3F98A41B" w:rsidR="001815AC" w:rsidRPr="0057078F" w:rsidRDefault="00000000" w:rsidP="0057078F">
      <w:pPr>
        <w:pStyle w:val="Heading3"/>
        <w:spacing w:line="276" w:lineRule="auto"/>
        <w:rPr>
          <w:rFonts w:ascii="Calibri" w:eastAsia="Calibri" w:hAnsi="Calibri" w:cs="Calibri"/>
          <w:b/>
          <w:color w:val="1A1A1A"/>
          <w:sz w:val="24"/>
          <w:szCs w:val="24"/>
        </w:rPr>
      </w:pPr>
      <w:bookmarkStart w:id="408" w:name="_Toc176997897"/>
      <w:r>
        <w:rPr>
          <w:rFonts w:ascii="Calibri" w:eastAsia="Calibri" w:hAnsi="Calibri" w:cs="Calibri"/>
          <w:color w:val="1A1A1A"/>
          <w:sz w:val="24"/>
          <w:szCs w:val="24"/>
        </w:rPr>
        <w:t xml:space="preserve">2. </w:t>
      </w:r>
      <w:r>
        <w:rPr>
          <w:rFonts w:ascii="Calibri" w:eastAsia="Calibri" w:hAnsi="Calibri" w:cs="Calibri"/>
          <w:b/>
          <w:color w:val="1A1A1A"/>
          <w:sz w:val="24"/>
          <w:szCs w:val="24"/>
        </w:rPr>
        <w:t>OFICIAL DE CUMPLIMIENTO</w:t>
      </w:r>
      <w:r>
        <w:rPr>
          <w:rFonts w:ascii="Calibri" w:eastAsia="Calibri" w:hAnsi="Calibri" w:cs="Calibri"/>
          <w:b/>
          <w:color w:val="1A1A1A"/>
          <w:sz w:val="24"/>
          <w:szCs w:val="24"/>
        </w:rPr>
        <w:t xml:space="preserve"> Y </w:t>
      </w:r>
      <w:r>
        <w:rPr>
          <w:rFonts w:ascii="Calibri" w:eastAsia="Calibri" w:hAnsi="Calibri" w:cs="Calibri"/>
          <w:b/>
          <w:color w:val="1A1A1A"/>
          <w:sz w:val="24"/>
          <w:szCs w:val="24"/>
        </w:rPr>
        <w:t>OFICIAL DE CUMPLIMIENTO</w:t>
      </w:r>
      <w:r>
        <w:rPr>
          <w:rFonts w:ascii="Calibri" w:eastAsia="Calibri" w:hAnsi="Calibri" w:cs="Calibri"/>
          <w:b/>
          <w:color w:val="1A1A1A"/>
          <w:sz w:val="24"/>
          <w:szCs w:val="24"/>
        </w:rPr>
        <w:t xml:space="preserve"> SUPLENTE</w:t>
      </w:r>
      <w:bookmarkEnd w:id="408"/>
    </w:p>
    <w:p w14:paraId="71462A90" w14:textId="21D79677" w:rsidR="001815AC" w:rsidRPr="0057078F" w:rsidDel="003E3C2C" w:rsidRDefault="00000000" w:rsidP="0057078F">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r>
        <w:rPr>
          <w:rFonts w:ascii="Calibri" w:eastAsia="Calibri" w:hAnsi="Calibri" w:cs="Calibri"/>
          <w:b/>
          <w:color w:val="000000"/>
          <w:sz w:val="24"/>
          <w:szCs w:val="24"/>
        </w:rPr>
        <w:t>Propi</w:t>
      </w:r>
      <w:r>
        <w:rPr>
          <w:rFonts w:ascii="Calibri" w:eastAsia="Calibri" w:hAnsi="Calibri" w:cs="Calibri"/>
          <w:color w:val="000000"/>
          <w:sz w:val="24"/>
          <w:szCs w:val="24"/>
        </w:rPr>
        <w:t xml:space="preserve"> </w:t>
      </w:r>
      <w:r>
        <w:rPr>
          <w:rFonts w:ascii="Calibri" w:eastAsia="Calibri" w:hAnsi="Calibri" w:cs="Calibri"/>
          <w:color w:val="1A1A1A"/>
          <w:sz w:val="24"/>
          <w:szCs w:val="24"/>
        </w:rPr>
        <w:t xml:space="preserve">en cumplimiento a lo establecido en la normativa nacional vigente de prevención de LD/FT/FPADM, deberá de nombrar a un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Titular y un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Suplente que serán los encargados de velar por el cumplimiento de las regulaciones en materia de prevención de LD/FT/FPADM.</w:t>
      </w:r>
    </w:p>
    <w:p w14:paraId="4186EBD8" w14:textId="77777777" w:rsidR="003E3C2C" w:rsidRPr="0057078F" w:rsidRDefault="003E3C2C" w:rsidP="0057078F">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 </w:t>
      </w:r>
    </w:p>
    <w:p w14:paraId="2BDBDD69" w14:textId="54F34988" w:rsidR="001815AC" w:rsidRPr="00BD52A9" w:rsidDel="003E3C2C" w:rsidRDefault="003E3C2C" w:rsidP="0057078F">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Además, el Oficial de Cumplimiento </w:t>
      </w:r>
      <w:r>
        <w:rPr>
          <w:rFonts w:ascii="Calibri" w:eastAsia="Calibri" w:hAnsi="Calibri" w:cs="Calibri"/>
          <w:color w:val="1A1A1A"/>
          <w:sz w:val="24"/>
          <w:szCs w:val="24"/>
        </w:rPr>
        <w:t>no se dedicarán exclusivamente a las funciones como tales, sino que podrán ejercer su actividad profesional</w:t>
      </w:r>
      <w:r>
        <w:rPr>
          <w:rFonts w:ascii="Calibri" w:eastAsia="Calibri" w:hAnsi="Calibri" w:cs="Calibri"/>
          <w:color w:val="1A1A1A"/>
          <w:sz w:val="24"/>
          <w:szCs w:val="24"/>
        </w:rPr>
        <w:t xml:space="preserve"> y, necesariamente, ostentará un puesto gerencial dentro de la entidad</w:t>
      </w:r>
      <w:r>
        <w:rPr>
          <w:rFonts w:ascii="Calibri" w:eastAsia="Calibri" w:hAnsi="Calibri" w:cs="Calibri"/>
          <w:color w:val="1A1A1A"/>
          <w:sz w:val="24"/>
          <w:szCs w:val="24"/>
        </w:rPr>
        <w:t>; conforme el último párrafo del Artículo 21 del Reglamento de la Ley de LD</w:t>
      </w:r>
      <w:r>
        <w:rPr>
          <w:rFonts w:ascii="Calibri" w:eastAsia="Calibri" w:hAnsi="Calibri" w:cs="Calibri"/>
          <w:color w:val="1A1A1A"/>
          <w:sz w:val="24"/>
          <w:szCs w:val="24"/>
          <w:lang w:val="es-ES"/>
        </w:rPr>
        <w:t xml:space="preserve"> </w:t>
      </w:r>
      <w:r>
        <w:rPr>
          <w:rFonts w:cstheme="majorHAnsi"/>
          <w:color w:val="1A1A1A" w:themeColor="background1" w:themeShade="1A"/>
        </w:rPr>
        <w:t>y las normas que emitan los entes reguladores, en su caso.</w:t>
      </w:r>
    </w:p>
    <w:p w14:paraId="6770E8FE"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CC9CBCE" w14:textId="77777777" w:rsidR="001815AC" w:rsidRPr="0057078F" w:rsidRDefault="001815AC">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p>
    <w:p w14:paraId="549C5C53" w14:textId="23AE7CB6"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nombramiento del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no exime a los demás empleados de la obligación de aplicar, en el desarrollo de sus funciones, los procedimientos de prevención y control de los riesgos de Lavado de Activos y Financiamiento del Terrorismo.</w:t>
      </w:r>
    </w:p>
    <w:p w14:paraId="0789DF44"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D1CED05" w14:textId="5B195392" w:rsidR="003E3C2C" w:rsidRPr="0057078F" w:rsidDel="00BD46E3"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E4E019D" w14:textId="127AEE44" w:rsidR="003E3C2C" w:rsidRPr="0057078F" w:rsidDel="00BD46E3" w:rsidRDefault="003E3C2C" w:rsidP="0057078F">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7682A2B" w14:textId="491056BD" w:rsidR="003E3C2C" w:rsidRPr="0057078F" w:rsidDel="00BD46E3" w:rsidRDefault="003E3C2C" w:rsidP="0057078F">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F89541A" w14:textId="2A819E1C" w:rsidR="003E3C2C" w:rsidRPr="0057078F" w:rsidDel="00BD46E3" w:rsidRDefault="003E3C2C" w:rsidP="0057078F">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5085165" w14:textId="66CBA44D" w:rsidR="003E3C2C" w:rsidDel="00BD46E3" w:rsidRDefault="003E3C2C" w:rsidP="0057078F">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30B984E" w14:textId="634C3860" w:rsidR="0057078F" w:rsidDel="00BD46E3" w:rsidRDefault="0057078F" w:rsidP="0057078F">
      <w:pPr>
        <w:pStyle w:val="ListParagraph"/>
        <w:numPr>
          <w:ilvl w:val="0"/>
          <w:numId w:val="34"/>
        </w:numPr>
        <w:rPr>
          <w:rFonts w:ascii="Calibri" w:hAnsi="Calibri" w:cs="Calibri"/>
          <w:sz w:val="24"/>
          <w:szCs w:val="24"/>
        </w:rPr>
      </w:pPr>
    </w:p>
    <w:p w14:paraId="39925203" w14:textId="3A24F576" w:rsidR="0057078F" w:rsidRPr="0057078F" w:rsidDel="00BD46E3" w:rsidRDefault="0057078F" w:rsidP="0057078F">
      <w:pPr>
        <w:pStyle w:val="ListParagraph"/>
        <w:numPr>
          <w:ilvl w:val="0"/>
          <w:numId w:val="34"/>
        </w:numPr>
        <w:rPr>
          <w:rFonts w:ascii="Calibri" w:hAnsi="Calibri" w:cs="Calibri"/>
          <w:sz w:val="24"/>
          <w:szCs w:val="24"/>
        </w:rPr>
      </w:pPr>
    </w:p>
    <w:p w14:paraId="72ED4259" w14:textId="4377031A" w:rsidR="0057078F" w:rsidDel="00BD46E3" w:rsidRDefault="0057078F" w:rsidP="0057078F">
      <w:pPr>
        <w:pStyle w:val="ListParagraph"/>
        <w:numPr>
          <w:ilvl w:val="0"/>
          <w:numId w:val="34"/>
        </w:numPr>
        <w:rPr>
          <w:rFonts w:ascii="Calibri" w:hAnsi="Calibri" w:cs="Calibri"/>
          <w:sz w:val="24"/>
          <w:szCs w:val="24"/>
        </w:rPr>
      </w:pPr>
    </w:p>
    <w:p w14:paraId="2FDD055F" w14:textId="0129696F" w:rsidR="0057078F" w:rsidRPr="0057078F" w:rsidDel="00BD46E3" w:rsidRDefault="0057078F" w:rsidP="0057078F">
      <w:pPr>
        <w:pStyle w:val="ListParagraph"/>
        <w:numPr>
          <w:ilvl w:val="0"/>
          <w:numId w:val="34"/>
        </w:numPr>
        <w:rPr>
          <w:rFonts w:ascii="Calibri" w:hAnsi="Calibri" w:cs="Calibri"/>
          <w:sz w:val="24"/>
          <w:szCs w:val="24"/>
        </w:rPr>
      </w:pPr>
    </w:p>
    <w:p w14:paraId="4D23E733" w14:textId="22F296B7" w:rsidR="0057078F" w:rsidRPr="0057078F" w:rsidDel="00BD46E3" w:rsidRDefault="0057078F" w:rsidP="0057078F">
      <w:pPr>
        <w:pStyle w:val="ListParagraph"/>
        <w:numPr>
          <w:ilvl w:val="0"/>
          <w:numId w:val="34"/>
        </w:numPr>
        <w:rPr>
          <w:rFonts w:ascii="Calibri" w:hAnsi="Calibri" w:cs="Calibri"/>
          <w:sz w:val="24"/>
          <w:szCs w:val="24"/>
        </w:rPr>
      </w:pPr>
    </w:p>
    <w:p w14:paraId="4C407670" w14:textId="650B2E44" w:rsidR="0057078F" w:rsidRPr="0057078F" w:rsidDel="00BD46E3" w:rsidRDefault="0057078F">
      <w:pPr>
        <w:pStyle w:val="ListParagraph"/>
        <w:numPr>
          <w:ilvl w:val="0"/>
          <w:numId w:val="34"/>
        </w:numPr>
        <w:rPr>
          <w:rFonts w:ascii="Calibri" w:hAnsi="Calibri" w:cs="Calibri"/>
          <w:sz w:val="24"/>
          <w:szCs w:val="24"/>
        </w:rPr>
      </w:pPr>
    </w:p>
    <w:p w14:paraId="0D8EC8B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9B7429D" w14:textId="45605965" w:rsidR="001815AC" w:rsidRPr="0057078F" w:rsidRDefault="00000000" w:rsidP="0057078F">
      <w:pPr>
        <w:numPr>
          <w:ilvl w:val="1"/>
          <w:numId w:val="9"/>
        </w:numPr>
        <w:pBdr>
          <w:top w:val="nil"/>
          <w:left w:val="nil"/>
          <w:bottom w:val="nil"/>
          <w:right w:val="nil"/>
          <w:between w:val="nil"/>
        </w:pBdr>
        <w:spacing w:after="0" w:line="276" w:lineRule="auto"/>
        <w:jc w:val="both"/>
        <w:rPr>
          <w:rFonts w:ascii="Calibri" w:eastAsia="Calibri" w:hAnsi="Calibri" w:cs="Calibri"/>
          <w:b/>
          <w:color w:val="1A1A1A"/>
          <w:sz w:val="24"/>
          <w:szCs w:val="24"/>
        </w:rPr>
      </w:pPr>
      <w:bookmarkStart w:id="502" w:name="_heading=h.z3bvj04y2tu8" w:colFirst="0" w:colLast="0"/>
      <w:bookmarkEnd w:id="502"/>
      <w:r>
        <w:rPr>
          <w:rFonts w:ascii="Calibri" w:eastAsia="Calibri" w:hAnsi="Calibri" w:cs="Calibri"/>
          <w:b/>
          <w:color w:val="1A1A1A"/>
          <w:sz w:val="24"/>
          <w:szCs w:val="24"/>
        </w:rPr>
        <w:t xml:space="preserve">Nombramiento del </w:t>
      </w:r>
      <w:r>
        <w:rPr>
          <w:rFonts w:ascii="Calibri" w:eastAsia="Calibri" w:hAnsi="Calibri" w:cs="Calibri"/>
          <w:b/>
          <w:color w:val="1A1A1A"/>
          <w:sz w:val="24"/>
          <w:szCs w:val="24"/>
        </w:rPr>
        <w:t>Oficial de Cumplimiento</w:t>
      </w:r>
      <w:r>
        <w:rPr>
          <w:rFonts w:ascii="Calibri" w:eastAsia="Calibri" w:hAnsi="Calibri" w:cs="Calibri"/>
          <w:b/>
          <w:color w:val="1A1A1A"/>
          <w:sz w:val="24"/>
          <w:szCs w:val="24"/>
        </w:rPr>
        <w:t xml:space="preserve"> titular y suplente</w:t>
      </w:r>
    </w:p>
    <w:p w14:paraId="46835FF8"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9058C41" w14:textId="1B5F737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requisitos mínimos para ser nombrado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dentro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son los siguientes:</w:t>
      </w:r>
    </w:p>
    <w:p w14:paraId="24E26751"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Capacitación en materia de prevención y gestión de riesgos asociados al LDA/FT/FPADM;</w:t>
      </w:r>
    </w:p>
    <w:p w14:paraId="1CA24FC4"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Conocimientos sobre el marco regulatorio en materia de prevención y gestión de riesgos asociados al LDA/FT/FPADM;</w:t>
      </w:r>
    </w:p>
    <w:p w14:paraId="19DAD4AB"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Contar con grado académico a nivel universitario;</w:t>
      </w:r>
    </w:p>
    <w:p w14:paraId="7B1D5C04" w14:textId="77777777" w:rsidR="001815AC" w:rsidRPr="0057078F" w:rsidRDefault="00000000" w:rsidP="0057078F">
      <w:pPr>
        <w:numPr>
          <w:ilvl w:val="0"/>
          <w:numId w:val="3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Contar con conocimiento sobre los aspectos financieros, operativos y jurídicos de la actividad económica que realiza la entidad.</w:t>
      </w:r>
    </w:p>
    <w:p w14:paraId="305FF2A0" w14:textId="6EA3502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función del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será ejercida por una persona que resida en el país y podrá ser compatible con el ejercicio de otras funciones administrativas, excepto con el cargo de contador o auditor interno, extensivo al personal que labora en dichas áreas. Por la naturaleza de las funciones que la delegación de cumplimiento implica, esta labor no es compatible con las subcontrataciones y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deberá considerar el tema de confidencialidad al </w:t>
        <w:lastRenderedPageBreak/>
        <w:t xml:space="preserve">momento de realizar el nombramiento de la persona designada a estas funciones, sin perjuicio de lo dispuesto en el </w:t>
      </w:r>
      <w:r>
        <w:rPr>
          <w:rFonts w:ascii="Calibri" w:eastAsia="Calibri" w:hAnsi="Calibri" w:cs="Calibri"/>
          <w:color w:val="1A1A1A"/>
          <w:sz w:val="24"/>
          <w:szCs w:val="24"/>
        </w:rPr>
        <w:t xml:space="preserve">Art. </w:t>
      </w:r>
      <w:r>
        <w:rPr>
          <w:rFonts w:ascii="Calibri" w:eastAsia="Calibri" w:hAnsi="Calibri" w:cs="Calibri"/>
          <w:color w:val="1A1A1A"/>
          <w:sz w:val="24"/>
          <w:szCs w:val="24"/>
        </w:rPr>
        <w:t xml:space="preserve">21 </w:t>
      </w:r>
      <w:r>
        <w:rPr>
          <w:rFonts w:ascii="Calibri" w:eastAsia="Calibri" w:hAnsi="Calibri" w:cs="Calibri"/>
          <w:color w:val="1A1A1A"/>
          <w:sz w:val="24"/>
          <w:szCs w:val="24"/>
        </w:rPr>
        <w:t>de la Ley Contra el Lavado de Dinero y de Activos.</w:t>
      </w:r>
    </w:p>
    <w:p w14:paraId="6BEBB0A0"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BE3D56C" w14:textId="541ED5D7" w:rsidR="001815AC" w:rsidDel="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nombrará a un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Suplente quien deberá cumplir con los mismos requisitos que son exigidos al </w:t>
      </w:r>
      <w:r>
        <w:rPr>
          <w:rFonts w:ascii="Calibri" w:eastAsia="Calibri" w:hAnsi="Calibri" w:cs="Calibri"/>
          <w:color w:val="1A1A1A"/>
          <w:sz w:val="24"/>
          <w:szCs w:val="24"/>
        </w:rPr>
        <w:t>Oficial de Cumplimiento</w:t>
      </w:r>
      <w:r>
        <w:rPr>
          <w:rFonts w:ascii="Calibri" w:eastAsia="Calibri" w:hAnsi="Calibri" w:cs="Calibri"/>
          <w:color w:val="1A1A1A"/>
          <w:sz w:val="24"/>
          <w:szCs w:val="24"/>
        </w:rPr>
        <w:t>.</w:t>
      </w:r>
    </w:p>
    <w:p w14:paraId="378EA784"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B077F1D" w14:textId="386588C1" w:rsidR="00BD46E3" w:rsidRPr="00BD46E3" w:rsidRDefault="00BD46E3">
      <w:pPr>
        <w:numPr>
          <w:ilvl w:val="1"/>
          <w:numId w:val="9"/>
        </w:numPr>
        <w:pBdr>
          <w:top w:val="nil"/>
          <w:left w:val="nil"/>
          <w:bottom w:val="nil"/>
          <w:right w:val="nil"/>
          <w:between w:val="nil"/>
        </w:pBdr>
        <w:spacing w:after="0" w:line="276" w:lineRule="auto"/>
        <w:jc w:val="both"/>
        <w:rPr>
          <w:rFonts w:ascii="Calibri" w:eastAsia="Calibri" w:hAnsi="Calibri" w:cs="Calibri"/>
          <w:b/>
          <w:color w:val="1A1A1A"/>
          <w:sz w:val="24"/>
          <w:szCs w:val="24"/>
        </w:rPr>
      </w:pPr>
      <w:r>
        <w:rPr>
          <w:rFonts w:ascii="Calibri" w:eastAsia="Calibri" w:hAnsi="Calibri" w:cs="Calibri"/>
          <w:b/>
          <w:color w:val="1A1A1A"/>
          <w:sz w:val="24"/>
          <w:szCs w:val="24"/>
        </w:rPr>
        <w:t>R</w:t>
      </w:r>
      <w:r>
        <w:rPr>
          <w:rFonts w:ascii="Calibri" w:eastAsia="Calibri" w:hAnsi="Calibri" w:cs="Calibri"/>
          <w:b/>
          <w:color w:val="1A1A1A"/>
          <w:sz w:val="24"/>
          <w:szCs w:val="24"/>
        </w:rPr>
        <w:t>esponsabilidades del Oficial de Cumplimiento</w:t>
      </w:r>
    </w:p>
    <w:p w14:paraId="7650867C" w14:textId="77777777" w:rsidR="00BD46E3" w:rsidRPr="0057078F" w:rsidRDefault="00BD46E3" w:rsidP="00BD46E3">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9A455AC" w14:textId="77777777" w:rsidR="00BD46E3" w:rsidRPr="002F48D3"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Principalmente, el Oficial de Cumplimiento será el </w:t>
      </w:r>
      <w:r>
        <w:rPr>
          <w:rFonts w:ascii="Calibri" w:eastAsia="Calibri" w:hAnsi="Calibri" w:cs="Calibri"/>
          <w:color w:val="1A1A1A"/>
          <w:sz w:val="24"/>
          <w:szCs w:val="24"/>
          <w:lang w:val="es-ES"/>
        </w:rPr>
        <w:t xml:space="preserve">Responsable de supervisar el cumplimiento de programas, normas, procedimientos y controles internos, y de ejercer las atribuciones establecidas en el artículo 21 del Reglamento de la Ley contra el Lavado de Dinero u Otros Activos.</w:t>
      </w:r>
    </w:p>
    <w:p w14:paraId="40779508" w14:textId="77777777" w:rsidR="00BD46E3" w:rsidRPr="0057078F"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Observar el debido cumplimiento de las obligaciones establecidas por la Intendencia de Verificación Especial.</w:t>
      </w:r>
    </w:p>
    <w:p w14:paraId="469D1CD0" w14:textId="77777777" w:rsidR="00BD46E3" w:rsidRPr="0057078F"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Consultar constantemente el Portal de Personas Obligadas para asegurarse que Propi se encuentre en cumplimiento con sus obligaciones. </w:t>
      </w:r>
    </w:p>
    <w:p w14:paraId="1467274A" w14:textId="77777777" w:rsidR="00BD46E3" w:rsidRDefault="00BD46E3" w:rsidP="00BD46E3">
      <w:pPr>
        <w:numPr>
          <w:ilvl w:val="0"/>
          <w:numId w:val="3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Determinar procedimientos para la detección de operaciones inusuales y reporte de operaciones sospechosas, y garantizar la reserva de la información reportada.</w:t>
      </w:r>
    </w:p>
    <w:p w14:paraId="545AFF8C" w14:textId="77777777" w:rsidR="00BD46E3"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Validar que el envío de los reportes de operaciones reguladas a la Super Intendencia de Bancos a travez de los mecanismos establecidos por la Intendencia de Verificación Especial sean presentados.</w:t>
      </w:r>
    </w:p>
    <w:p w14:paraId="420A8A81" w14:textId="77777777" w:rsidR="00BD46E3" w:rsidRPr="0057078F"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Coordinar los esfuerzos con las diferentes áreas dentro de Propi para la implementación de controles internos eficaces, asegurando que las políticas y procedimientos se cumplan en toda la entidad.</w:t>
      </w:r>
    </w:p>
    <w:p w14:paraId="29705F3D" w14:textId="77777777" w:rsidR="00BD46E3" w:rsidRDefault="00BD46E3">
      <w:pPr>
        <w:pStyle w:val="ListParagraph"/>
        <w:numPr>
          <w:ilvl w:val="0"/>
          <w:numId w:val="34"/>
        </w:numPr>
        <w:jc w:val="both"/>
        <w:rPr>
          <w:rFonts w:ascii="Calibri" w:hAnsi="Calibri" w:cs="Calibri"/>
          <w:sz w:val="24"/>
          <w:szCs w:val="24"/>
        </w:rPr>
      </w:pPr>
      <w:r>
        <w:rPr>
          <w:rFonts w:ascii="Calibri" w:hAnsi="Calibri" w:cs="Calibri"/>
          <w:sz w:val="24"/>
          <w:szCs w:val="24"/>
        </w:rPr>
        <w:t xml:space="preserve">Analizar e implementar las medidas correctivas derivadas de las observaciones detectadas en los informes presentados por la auditoría interna y externa o quien realice funciones similares relacionadas con la prevención del LDA/FT/FPADM y la auditoría externa.</w:t>
      </w:r>
    </w:p>
    <w:p w14:paraId="570281F9" w14:textId="77777777" w:rsidR="00BD46E3" w:rsidRPr="0057078F" w:rsidRDefault="00BD46E3">
      <w:pPr>
        <w:pStyle w:val="ListParagraph"/>
        <w:numPr>
          <w:ilvl w:val="0"/>
          <w:numId w:val="34"/>
        </w:numPr>
        <w:jc w:val="both"/>
        <w:rPr>
          <w:rFonts w:ascii="Calibri" w:hAnsi="Calibri" w:cs="Calibri"/>
          <w:sz w:val="24"/>
          <w:szCs w:val="24"/>
        </w:rPr>
      </w:pPr>
      <w:r>
        <w:rPr>
          <w:rFonts w:ascii="Calibri" w:hAnsi="Calibri" w:cs="Calibri"/>
          <w:sz w:val="24"/>
          <w:szCs w:val="24"/>
        </w:rPr>
        <w:t>Realizar análisis de las transacciones u operaciones para determinar si procede o no elaborar un reporte de operación sospechosa.</w:t>
      </w:r>
    </w:p>
    <w:p w14:paraId="16410CFE" w14:textId="77777777" w:rsidR="00BD46E3" w:rsidRPr="0057078F" w:rsidRDefault="00BD46E3">
      <w:pPr>
        <w:pStyle w:val="ListParagraph"/>
        <w:numPr>
          <w:ilvl w:val="0"/>
          <w:numId w:val="34"/>
        </w:numPr>
        <w:jc w:val="both"/>
        <w:rPr>
          <w:rFonts w:ascii="Calibri" w:hAnsi="Calibri" w:cs="Calibri"/>
          <w:sz w:val="24"/>
          <w:szCs w:val="24"/>
        </w:rPr>
      </w:pPr>
      <w:r>
        <w:rPr>
          <w:rFonts w:ascii="Calibri" w:hAnsi="Calibri" w:cs="Calibri"/>
          <w:sz w:val="24"/>
          <w:szCs w:val="24"/>
        </w:rPr>
        <w:t>Dar respuesta oportuna a los oficios de información requerida por la Super Intendencia de Bancos, llevando archivo de estos con la debida confidencialidad.</w:t>
      </w:r>
    </w:p>
    <w:p w14:paraId="589C3674" w14:textId="77777777" w:rsidR="00BD46E3" w:rsidRPr="002F48D3" w:rsidRDefault="00BD46E3">
      <w:pPr>
        <w:pStyle w:val="ListParagraph"/>
        <w:numPr>
          <w:ilvl w:val="0"/>
          <w:numId w:val="34"/>
        </w:numPr>
        <w:jc w:val="both"/>
        <w:rPr>
          <w:rFonts w:ascii="Calibri" w:hAnsi="Calibri" w:cs="Calibri"/>
          <w:sz w:val="24"/>
          <w:szCs w:val="24"/>
        </w:rPr>
      </w:pPr>
      <w:r>
        <w:rPr>
          <w:rFonts w:ascii="Calibri" w:hAnsi="Calibri" w:cs="Calibri"/>
          <w:sz w:val="24"/>
          <w:szCs w:val="24"/>
        </w:rPr>
        <w:t>Preparar y coordinar la ejecución del plan anual de capacitación sobre la prevención del lavado de dinero y financiamiento del terrorismo.</w:t>
      </w:r>
    </w:p>
    <w:p w14:paraId="56E623FF"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E7F6E44" w14:textId="4EC714C5" w:rsidR="001815AC" w:rsidRPr="00BD46E3" w:rsidDel="0057078F" w:rsidRDefault="00000000">
      <w:pPr>
        <w:numPr>
          <w:ilvl w:val="1"/>
          <w:numId w:val="9"/>
        </w:numPr>
        <w:pBdr>
          <w:top w:val="nil"/>
          <w:left w:val="nil"/>
          <w:bottom w:val="nil"/>
          <w:right w:val="nil"/>
          <w:between w:val="nil"/>
        </w:pBdr>
        <w:spacing w:after="0" w:line="276" w:lineRule="auto"/>
        <w:jc w:val="both"/>
        <w:rPr>
          <w:rFonts w:ascii="Calibri" w:eastAsia="Calibri" w:hAnsi="Calibri" w:cs="Calibri"/>
          <w:b/>
          <w:color w:val="1A1A1A"/>
          <w:sz w:val="24"/>
          <w:szCs w:val="24"/>
        </w:rPr>
      </w:pPr>
      <w:bookmarkStart w:id="570" w:name="_heading=h.o88by84y2zu6" w:colFirst="0" w:colLast="0"/>
      <w:bookmarkEnd w:id="570"/>
      <w:r>
        <w:rPr>
          <w:rFonts w:ascii="Calibri" w:eastAsia="Calibri" w:hAnsi="Calibri" w:cs="Calibri"/>
          <w:b/>
          <w:color w:val="1A1A1A"/>
          <w:sz w:val="24"/>
          <w:szCs w:val="24"/>
        </w:rPr>
        <w:lastRenderedPageBreak/>
        <w:t xml:space="preserve"> Funciones del </w:t>
      </w:r>
      <w:r>
        <w:rPr>
          <w:rFonts w:ascii="Calibri" w:eastAsia="Calibri" w:hAnsi="Calibri" w:cs="Calibri"/>
          <w:b/>
          <w:color w:val="1A1A1A"/>
          <w:sz w:val="24"/>
          <w:szCs w:val="24"/>
        </w:rPr>
        <w:t>Oficial de Cumplimiento</w:t>
      </w:r>
    </w:p>
    <w:p w14:paraId="7DC05169"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688D533" w14:textId="77777777" w:rsidR="0057078F" w:rsidRPr="0057078F" w:rsidRDefault="0057078F">
      <w:pPr>
        <w:pBdr>
          <w:top w:val="nil"/>
          <w:left w:val="nil"/>
          <w:bottom w:val="nil"/>
          <w:right w:val="nil"/>
          <w:between w:val="nil"/>
        </w:pBdr>
        <w:spacing w:after="0" w:line="276" w:lineRule="auto"/>
        <w:jc w:val="both"/>
        <w:rPr>
          <w:rFonts w:ascii="Calibri" w:eastAsia="Calibri" w:hAnsi="Calibri" w:cs="Calibri"/>
          <w:b/>
          <w:color w:val="1A1A1A"/>
        </w:rPr>
      </w:pPr>
    </w:p>
    <w:p w14:paraId="79B62554" w14:textId="1BD4D37B" w:rsidR="001815AC" w:rsidRPr="0057078F" w:rsidDel="0057078F" w:rsidRDefault="00000000">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579" w:name="_heading=h.v9dkoqusabra" w:colFirst="0" w:colLast="0"/>
      <w:bookmarkEnd w:id="579"/>
      <w:r>
        <w:rPr>
          <w:rFonts w:ascii="Calibri" w:eastAsia="Calibri" w:hAnsi="Calibri" w:cs="Calibri"/>
          <w:color w:val="1A1A1A"/>
          <w:sz w:val="24"/>
          <w:szCs w:val="24"/>
        </w:rPr>
        <w:t xml:space="preserve">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goza de autoridad, independencia de criterio y acceso a toda la información de directores, alta administración, proveedores, empleados, así como, de las transacciones u operaciones que realice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con los Clientes o contrapartes en virtud del desarrollo normal de sus operaciones.</w:t>
      </w:r>
      <w:r>
        <w:rPr>
          <w:rFonts w:ascii="Calibri" w:eastAsia="Calibri" w:hAnsi="Calibri" w:cs="Calibri"/>
          <w:color w:val="1A1A1A"/>
          <w:sz w:val="24"/>
          <w:szCs w:val="24"/>
        </w:rPr>
        <w:t xml:space="preserve"> </w:t>
      </w:r>
    </w:p>
    <w:p w14:paraId="5BC306AB" w14:textId="0C715D25" w:rsidR="001815AC" w:rsidDel="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586" w:name="_heading=h.ly2zo6r1ih4" w:colFirst="0" w:colLast="0"/>
      <w:bookmarkEnd w:id="586"/>
      <w:r>
        <w:rPr>
          <w:rFonts w:ascii="Calibri" w:eastAsia="Calibri" w:hAnsi="Calibri" w:cs="Calibri"/>
          <w:color w:val="1A1A1A"/>
          <w:sz w:val="24"/>
          <w:szCs w:val="24"/>
        </w:rPr>
        <w:t xml:space="preserve">Además de las </w:t>
      </w:r>
      <w:r>
        <w:rPr>
          <w:rFonts w:ascii="Calibri" w:eastAsia="Calibri" w:hAnsi="Calibri" w:cs="Calibri"/>
          <w:color w:val="1A1A1A"/>
          <w:sz w:val="24"/>
          <w:szCs w:val="24"/>
        </w:rPr>
        <w:t xml:space="preserve">atribuciones </w:t>
      </w:r>
      <w:r>
        <w:rPr>
          <w:rFonts w:ascii="Calibri" w:eastAsia="Calibri" w:hAnsi="Calibri" w:cs="Calibri"/>
          <w:color w:val="1A1A1A"/>
          <w:sz w:val="24"/>
          <w:szCs w:val="24"/>
        </w:rPr>
        <w:t xml:space="preserve">establecidas en el artículo 22 de </w:t>
      </w:r>
      <w:r>
        <w:rPr>
          <w:rFonts w:ascii="Calibri" w:eastAsia="Calibri" w:hAnsi="Calibri" w:cs="Calibri"/>
          <w:color w:val="1A1A1A"/>
          <w:sz w:val="24"/>
          <w:szCs w:val="24"/>
        </w:rPr>
        <w:t xml:space="preserve">Reglamento de la Ley Contra el Lavado de Dinero u Otros Activos </w:t>
      </w:r>
      <w:r>
        <w:rPr>
          <w:rFonts w:ascii="Calibri" w:eastAsia="Calibri" w:hAnsi="Calibri" w:cs="Calibri"/>
          <w:color w:val="1A1A1A"/>
          <w:sz w:val="24"/>
          <w:szCs w:val="24"/>
        </w:rPr>
        <w:t xml:space="preserve">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deberá desarrollar las siguientes:</w:t>
      </w:r>
    </w:p>
    <w:p w14:paraId="38902221" w14:textId="77777777" w:rsidR="0057078F" w:rsidRDefault="0057078F" w:rsidP="005822A1">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F9FF8ED" w14:textId="77777777" w:rsidR="0057078F" w:rsidRDefault="0057078F" w:rsidP="005822A1">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05778BC" w14:textId="1EBF12BC"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Proponer </w:t>
      </w:r>
      <w:r>
        <w:rPr>
          <w:rFonts w:ascii="Calibri" w:hAnsi="Calibri" w:cs="Calibri"/>
          <w:sz w:val="24"/>
          <w:szCs w:val="24"/>
        </w:rPr>
        <w:t xml:space="preserve"> programas, normas, procedimientos y controles internos que se deberán adoptar, desarrollar y ejecutar para evitar el uso indebido de sus servicios y </w:t>
      </w:r>
      <w:r>
        <w:rPr>
          <w:rFonts w:ascii="Calibri" w:hAnsi="Calibri" w:cs="Calibri"/>
          <w:sz w:val="24"/>
          <w:szCs w:val="24"/>
        </w:rPr>
        <w:t>en actividades de lavado de dinero, otros activos o financiamiento del terrorismo (LDA/FT/FPADM).</w:t>
      </w:r>
    </w:p>
    <w:p w14:paraId="66BFC253" w14:textId="5D24A8BB"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Hacer del conocimiento del personal de </w:t>
      </w:r>
      <w:r>
        <w:rPr>
          <w:rFonts w:ascii="Calibri" w:hAnsi="Calibri" w:cs="Calibri"/>
          <w:sz w:val="24"/>
          <w:szCs w:val="24"/>
        </w:rPr>
        <w:t xml:space="preserve">Propi </w:t>
      </w:r>
      <w:r>
        <w:rPr>
          <w:rFonts w:ascii="Calibri" w:hAnsi="Calibri" w:cs="Calibri"/>
          <w:sz w:val="24"/>
          <w:szCs w:val="24"/>
        </w:rPr>
        <w:t>todas las disposiciones legales y reglamentarias, así como los procedimientos internos existentes en materia de prevención y detección de lavado de dinero, otros activos y financiamiento del terrorismo.</w:t>
      </w:r>
    </w:p>
    <w:p w14:paraId="658ED7EC" w14:textId="175C73AA"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Coordinar con otras instancias </w:t>
      </w:r>
      <w:r>
        <w:rPr>
          <w:rFonts w:ascii="Calibri" w:hAnsi="Calibri" w:cs="Calibri"/>
          <w:sz w:val="24"/>
          <w:szCs w:val="24"/>
        </w:rPr>
        <w:t>la implementación de los programas, normas, procedimientos y controles internos que la Ley establece, y velar porque los mismos se cumplan.</w:t>
      </w:r>
    </w:p>
    <w:p w14:paraId="33FE568C" w14:textId="7ED9AEEF"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Preparar y documentar la información que deba remitirse a la Superintendencia de Bancos, a través de la Intendencia de Verificación Especial, conforme a los datos y documentación a que se refiere la Ley</w:t>
      </w:r>
      <w:r>
        <w:rPr>
          <w:rFonts w:ascii="Calibri" w:hAnsi="Calibri" w:cs="Calibri"/>
          <w:sz w:val="24"/>
          <w:szCs w:val="24"/>
        </w:rPr>
        <w:t>.</w:t>
      </w:r>
    </w:p>
    <w:p w14:paraId="3F4AFC38"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Mantener una constante actualización técnica y legal sobre el tema de prevención y detección de lavado de dinero, otros activos y financiamiento del terrorismo, así como establecer canales de comunicación y cooperación con los Oficiales de Cumplimiento de otras entidades, garantizando la confidencialidad de la información conforme a la Ley</w:t>
      </w:r>
    </w:p>
    <w:p w14:paraId="3ABAD57F"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Organizar la capacitación del personal en los aspectos relacionados con la prevención y detección del lavado de dinero u otros activos, y remitir a la Superintendencia de Bancos, a través de la Intendencia, un reporte semestral sobre dicha capacitación.</w:t>
      </w:r>
    </w:p>
    <w:p w14:paraId="2C9D4B38" w14:textId="4E2AF10D"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 xml:space="preserve">Documentar los esfuerzos realizados por </w:t>
      </w:r>
      <w:r>
        <w:rPr>
          <w:rFonts w:ascii="Calibri" w:hAnsi="Calibri" w:cs="Calibri"/>
          <w:sz w:val="24"/>
          <w:szCs w:val="24"/>
        </w:rPr>
        <w:t>Propi</w:t>
      </w:r>
      <w:r>
        <w:rPr>
          <w:rFonts w:ascii="Calibri" w:hAnsi="Calibri" w:cs="Calibri"/>
          <w:sz w:val="24"/>
          <w:szCs w:val="24"/>
        </w:rPr>
        <w:t xml:space="preserve"> en materia de prevención del lavado de dinero y financiamiento del terrorismo.</w:t>
      </w:r>
    </w:p>
    <w:p w14:paraId="295B7445" w14:textId="2D4292EF"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Realizar</w:t>
      </w:r>
      <w:r>
        <w:rPr>
          <w:rFonts w:ascii="Calibri" w:hAnsi="Calibri" w:cs="Calibri"/>
          <w:sz w:val="24"/>
          <w:szCs w:val="24"/>
        </w:rPr>
        <w:t xml:space="preserve"> informes trimestrales al órgano de administración sobre la eficacia de los mecanismos de control interno ejecutados, relacionados con el programa de cumplimiento.</w:t>
      </w:r>
    </w:p>
    <w:p w14:paraId="34883523"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lastRenderedPageBreak/>
        <w:t>Realizar seguimiento rutinario del debido cumplimiento de las políticas y procedimientos para la prevención del LDA/FT/FPADM, con un enfoque basado en riesgo.</w:t>
      </w:r>
    </w:p>
    <w:p w14:paraId="78071D63"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Promover la adopción de modificaciones a las políticas y procedimientos para la prevención del LDA/FT/FPADM, para la detección de operaciones inusuales y el reporte de operaciones sospechosas, e informar los resultados de las acciones correctivas ordenadas por la Dirección Ejecutiva.</w:t>
      </w:r>
    </w:p>
    <w:p w14:paraId="43FF4E29"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Diseñar el presente manual de cumplimiento y proponer su actualización.</w:t>
      </w:r>
    </w:p>
    <w:p w14:paraId="346643A7" w14:textId="04DD9ACC"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E</w:t>
      </w:r>
      <w:r>
        <w:rPr>
          <w:rFonts w:ascii="Calibri" w:hAnsi="Calibri" w:cs="Calibri"/>
          <w:sz w:val="24"/>
          <w:szCs w:val="24"/>
        </w:rPr>
        <w:t>laboración de metodologías, indicadores cualitativos y cuantitativos para la detección oportuna de operaciones inusuales.</w:t>
      </w:r>
    </w:p>
    <w:p w14:paraId="3449916A"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Hacer evaluaciones sobre el debido y oportuno cumplimiento de la normativa en relación con la prevención del LDA/FT/FPADM.</w:t>
      </w:r>
    </w:p>
    <w:p w14:paraId="5A85225C" w14:textId="77777777"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Establecer y coordinar mecanismos de monitoreo de las transacciones realizadas por los socios o contrapartes durante el curso de la relación comercial, para asegurar que las transacciones ejecutadas sean consistentes con su perfil.</w:t>
      </w:r>
    </w:p>
    <w:p w14:paraId="23B73815" w14:textId="73E61346" w:rsidR="0057078F" w:rsidRPr="0057078F" w:rsidRDefault="0057078F">
      <w:pPr>
        <w:pStyle w:val="ListParagraph"/>
        <w:numPr>
          <w:ilvl w:val="0"/>
          <w:numId w:val="38"/>
        </w:numPr>
        <w:jc w:val="both"/>
        <w:rPr>
          <w:rFonts w:ascii="Calibri" w:hAnsi="Calibri" w:cs="Calibri"/>
          <w:sz w:val="24"/>
          <w:szCs w:val="24"/>
        </w:rPr>
      </w:pPr>
      <w:r>
        <w:rPr>
          <w:rFonts w:ascii="Calibri" w:hAnsi="Calibri" w:cs="Calibri"/>
          <w:sz w:val="24"/>
          <w:szCs w:val="24"/>
        </w:rPr>
        <w:t>Instruir a la auditoría interna</w:t>
      </w:r>
      <w:r>
        <w:rPr>
          <w:rFonts w:ascii="Calibri" w:hAnsi="Calibri" w:cs="Calibri"/>
          <w:sz w:val="24"/>
          <w:szCs w:val="24"/>
        </w:rPr>
        <w:t xml:space="preserve"> y externa</w:t>
      </w:r>
      <w:r>
        <w:rPr>
          <w:rFonts w:ascii="Calibri" w:hAnsi="Calibri" w:cs="Calibri"/>
          <w:sz w:val="24"/>
          <w:szCs w:val="24"/>
        </w:rPr>
        <w:t>, o quien realice funciones similares, para verificar de manera muestral el acuse de recibo o la evidencia del envío de reportes de operaciones sospechosas y reguladas.</w:t>
      </w:r>
    </w:p>
    <w:p w14:paraId="024A8B56" w14:textId="0211F2B5"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703" w:name="_heading=h.d6v4s4g86tgc" w:colFirst="0" w:colLast="0"/>
      <w:bookmarkStart w:id="704" w:name="_heading=h.wkfnl246cn07" w:colFirst="0" w:colLast="0"/>
      <w:bookmarkStart w:id="705" w:name="_heading=h.e5e4kma3c244" w:colFirst="0" w:colLast="0"/>
      <w:bookmarkStart w:id="706" w:name="_heading=h.ckmlr0bp81ag" w:colFirst="0" w:colLast="0"/>
      <w:bookmarkStart w:id="707" w:name="_heading=h.eo3nm7ew8xvy" w:colFirst="0" w:colLast="0"/>
      <w:bookmarkStart w:id="708" w:name="_heading=h.mje0h1jbh27a" w:colFirst="0" w:colLast="0"/>
      <w:bookmarkStart w:id="709" w:name="_heading=h.p4mjmt9jjtef" w:colFirst="0" w:colLast="0"/>
      <w:bookmarkStart w:id="710" w:name="_heading=h.vmyefzwcvdss" w:colFirst="0" w:colLast="0"/>
      <w:bookmarkStart w:id="711" w:name="_heading=h.kmw85dfvtvrn" w:colFirst="0" w:colLast="0"/>
      <w:bookmarkStart w:id="712" w:name="_heading=h.v6kk6sytgbbf" w:colFirst="0" w:colLast="0"/>
      <w:bookmarkStart w:id="713" w:name="_heading=h.4cux8kxmda9s" w:colFirst="0" w:colLast="0"/>
      <w:bookmarkStart w:id="714" w:name="_heading=h.tu5cuv26hu36" w:colFirst="0" w:colLast="0"/>
      <w:bookmarkStart w:id="715" w:name="_heading=h.juu5getl80pl" w:colFirst="0" w:colLast="0"/>
      <w:bookmarkEnd w:id="703"/>
      <w:bookmarkEnd w:id="704"/>
      <w:bookmarkEnd w:id="705"/>
      <w:bookmarkEnd w:id="706"/>
      <w:bookmarkEnd w:id="707"/>
      <w:bookmarkEnd w:id="708"/>
      <w:bookmarkEnd w:id="709"/>
      <w:bookmarkEnd w:id="710"/>
      <w:bookmarkEnd w:id="711"/>
      <w:bookmarkEnd w:id="712"/>
      <w:bookmarkEnd w:id="713"/>
      <w:bookmarkEnd w:id="714"/>
      <w:bookmarkEnd w:id="715"/>
      <w:r>
        <w:rPr>
          <w:rFonts w:ascii="Calibri" w:eastAsia="Calibri" w:hAnsi="Calibri" w:cs="Calibri"/>
          <w:color w:val="1A1A1A"/>
          <w:sz w:val="24"/>
          <w:szCs w:val="24"/>
        </w:rPr>
        <w:t xml:space="preserve">Otras funciones que la </w:t>
      </w:r>
      <w:r>
        <w:rPr>
          <w:rFonts w:ascii="Calibri" w:eastAsia="Calibri" w:hAnsi="Calibri" w:cs="Calibri"/>
          <w:color w:val="1A1A1A"/>
          <w:sz w:val="24"/>
          <w:szCs w:val="24"/>
        </w:rPr>
        <w:t>Asamblea de Accionistas</w:t>
      </w:r>
      <w:r>
        <w:rPr>
          <w:rFonts w:ascii="Calibri" w:eastAsia="Calibri" w:hAnsi="Calibri" w:cs="Calibri"/>
          <w:color w:val="1A1A1A"/>
          <w:sz w:val="24"/>
          <w:szCs w:val="24"/>
        </w:rPr>
        <w:t xml:space="preserve"> defina.</w:t>
      </w:r>
    </w:p>
    <w:p w14:paraId="00D014BF" w14:textId="77777777" w:rsidR="001815AC" w:rsidRPr="0057078F" w:rsidRDefault="00000000" w:rsidP="0057078F">
      <w:pPr>
        <w:pStyle w:val="Heading1"/>
        <w:spacing w:line="276" w:lineRule="auto"/>
        <w:rPr>
          <w:rFonts w:cs="Calibri"/>
        </w:rPr>
      </w:pPr>
      <w:bookmarkStart w:id="718" w:name="_Toc176997898"/>
      <w:r>
        <w:rPr>
          <w:rFonts w:cs="Calibri"/>
        </w:rPr>
        <w:t>POLÍTICAS DE CONOCIMIENTO DE CLIENTES</w:t>
      </w:r>
      <w:bookmarkEnd w:id="718"/>
    </w:p>
    <w:p w14:paraId="49B8A73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BF328C3"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w:t>
      </w:r>
      <w:r>
        <w:rPr>
          <w:rFonts w:ascii="Calibri" w:eastAsia="Calibri" w:hAnsi="Calibri" w:cs="Calibri"/>
          <w:b/>
          <w:color w:val="1A1A1A"/>
          <w:sz w:val="24"/>
          <w:szCs w:val="24"/>
        </w:rPr>
        <w:t>Propi</w:t>
      </w:r>
      <w:r>
        <w:rPr>
          <w:rFonts w:ascii="Calibri" w:eastAsia="Calibri" w:hAnsi="Calibri" w:cs="Calibri"/>
          <w:color w:val="1A1A1A"/>
          <w:sz w:val="24"/>
          <w:szCs w:val="24"/>
        </w:rPr>
        <w:t>, el conocimiento de cliente es de suma importancia en la prevención del LDA/FT/FPADM; lo cual consiste en establecer los mecanismos para lograr un conocimiento suficiente y adecuado de la identidad del cliente y beneficiarios finales o reales, incluyendo la actividad económica a la que se dedica, la magnitud, frecuencia y características básicas de las transacciones en que se involucran cotidianamente, así como, la documentación que sea necesaria para respaldar las transacciones efectuadas por los clientes de acuerdo a su perfil de riesgo y según sea aplicable.</w:t>
      </w:r>
    </w:p>
    <w:p w14:paraId="4A6F946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59C61BF" w14:textId="2A0F5519" w:rsidR="001815AC" w:rsidRPr="0057078F" w:rsidRDefault="00000000" w:rsidP="0057078F">
      <w:pPr>
        <w:pStyle w:val="Heading2"/>
        <w:numPr>
          <w:ilvl w:val="1"/>
          <w:numId w:val="28"/>
        </w:numPr>
        <w:spacing w:line="276" w:lineRule="auto"/>
        <w:rPr>
          <w:rFonts w:cs="Calibri"/>
        </w:rPr>
      </w:pPr>
      <w:bookmarkStart w:id="719" w:name="_Toc176997899"/>
      <w:r>
        <w:rPr>
          <w:rFonts w:cs="Calibri"/>
        </w:rPr>
        <w:t xml:space="preserve">DEBIDA DILIGENCIA PARA LA IDENTIFICACIÓN Y VINCULACIÓN DE </w:t>
      </w:r>
      <w:r>
        <w:rPr>
          <w:rFonts w:cs="Calibri"/>
        </w:rPr>
        <w:t xml:space="preserve">POSIBLES </w:t>
      </w:r>
      <w:r>
        <w:rPr>
          <w:rFonts w:cs="Calibri"/>
        </w:rPr>
        <w:t>CLIENTES</w:t>
      </w:r>
      <w:bookmarkEnd w:id="719"/>
    </w:p>
    <w:p w14:paraId="4B5EB6AD" w14:textId="77777777" w:rsidR="001815AC" w:rsidRPr="0057078F" w:rsidRDefault="001815AC" w:rsidP="0057078F">
      <w:pPr>
        <w:spacing w:line="276" w:lineRule="auto"/>
        <w:jc w:val="both"/>
        <w:rPr>
          <w:rFonts w:ascii="Calibri" w:eastAsia="Calibri" w:hAnsi="Calibri" w:cs="Calibri"/>
          <w:color w:val="1A1A1A"/>
          <w:sz w:val="24"/>
          <w:szCs w:val="24"/>
        </w:rPr>
      </w:pPr>
    </w:p>
    <w:p w14:paraId="0B92DFF8"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lastRenderedPageBreak/>
        <w:t>Propi</w:t>
      </w:r>
      <w:r>
        <w:rPr>
          <w:rFonts w:ascii="Calibri" w:eastAsia="Calibri" w:hAnsi="Calibri" w:cs="Calibri"/>
          <w:color w:val="1A1A1A"/>
          <w:sz w:val="24"/>
          <w:szCs w:val="24"/>
        </w:rPr>
        <w:t xml:space="preserve">, establece que el cumplimiento de las medidas aprobadas para el conocimiento del cliente o contraparte es responsabilidad de todo el personal ejecutivo y operativo, en especial los que tienen contacto con clientes para la formalización de negocios. En el establecimiento de la relación comercial se debe de identificar al cliente o contraparte de forma fehaciente, por medio de la política conoce tu cliente, los procedimientos y controles adoptados por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para mitigar el riesgo de LD/FT/FPADM.</w:t>
      </w:r>
    </w:p>
    <w:p w14:paraId="1CA6EDC2"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 conformidad al enfoque basado en riesgo, se ha considerado para la segmentación de las debidas diligencias, el monto transaccional de pagos recibidos de un cliente.</w:t>
      </w:r>
    </w:p>
    <w:p w14:paraId="4AFBFBF3" w14:textId="5290C79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Se solicitará a todos los </w:t>
      </w:r>
      <w:r>
        <w:rPr>
          <w:rFonts w:ascii="Calibri" w:eastAsia="Calibri" w:hAnsi="Calibri" w:cs="Calibri"/>
          <w:color w:val="1A1A1A"/>
          <w:sz w:val="24"/>
          <w:szCs w:val="24"/>
        </w:rPr>
        <w:t xml:space="preserve">posibles </w:t>
      </w:r>
      <w:r>
        <w:rPr>
          <w:rFonts w:ascii="Calibri" w:eastAsia="Calibri" w:hAnsi="Calibri" w:cs="Calibri"/>
          <w:color w:val="1A1A1A"/>
          <w:sz w:val="24"/>
          <w:szCs w:val="24"/>
        </w:rPr>
        <w:t xml:space="preserve">clientes antes de establecer una vinculación con Propi, </w:t>
      </w:r>
      <w:r>
        <w:rPr>
          <w:rFonts w:ascii="Calibri" w:eastAsia="Calibri" w:hAnsi="Calibri" w:cs="Calibri"/>
          <w:color w:val="1A1A1A"/>
          <w:sz w:val="24"/>
          <w:szCs w:val="24"/>
        </w:rPr>
        <w:t xml:space="preserve">que provea la siguiente información: </w:t>
      </w:r>
      <w:r>
        <w:rPr>
          <w:rFonts w:ascii="Calibri" w:eastAsia="Calibri" w:hAnsi="Calibri" w:cs="Calibri"/>
          <w:color w:val="1A1A1A"/>
          <w:sz w:val="24"/>
          <w:szCs w:val="24"/>
          <w:lang w:val="es-ES"/>
        </w:rPr>
        <w:t>identidad, razón social o denominación de la persona, edad,</w:t>
      </w:r>
      <w:r>
        <w:rPr>
          <w:rFonts w:ascii="Calibri" w:eastAsia="Calibri" w:hAnsi="Calibri" w:cs="Calibri"/>
          <w:color w:val="1A1A1A"/>
          <w:sz w:val="24"/>
          <w:szCs w:val="24"/>
          <w:lang w:val="es-ES"/>
        </w:rPr>
        <w:t xml:space="preserve"> </w:t>
      </w:r>
      <w:r>
        <w:rPr>
          <w:rFonts w:ascii="Calibri" w:eastAsia="Calibri" w:hAnsi="Calibri" w:cs="Calibri"/>
          <w:color w:val="1A1A1A"/>
          <w:sz w:val="24"/>
          <w:szCs w:val="24"/>
          <w:lang w:val="es-ES"/>
        </w:rPr>
        <w:t>ocupación u objeto social, estado civil, domicilio, nacionalidad, personería, capacidad legal y</w:t>
      </w:r>
      <w:r>
        <w:rPr>
          <w:rFonts w:ascii="Calibri" w:eastAsia="Calibri" w:hAnsi="Calibri" w:cs="Calibri"/>
          <w:color w:val="1A1A1A"/>
          <w:sz w:val="24"/>
          <w:szCs w:val="24"/>
          <w:lang w:val="es-ES"/>
        </w:rPr>
        <w:t xml:space="preserve"> </w:t>
      </w:r>
      <w:r>
        <w:rPr>
          <w:rFonts w:ascii="Calibri" w:eastAsia="Calibri" w:hAnsi="Calibri" w:cs="Calibri"/>
          <w:color w:val="1A1A1A"/>
          <w:sz w:val="24"/>
          <w:szCs w:val="24"/>
          <w:lang w:val="es-ES"/>
        </w:rPr>
        <w:t>personalidad</w:t>
      </w:r>
      <w:r>
        <w:rPr>
          <w:rFonts w:ascii="Calibri" w:eastAsia="Calibri" w:hAnsi="Calibri" w:cs="Calibri"/>
          <w:color w:val="1A1A1A"/>
          <w:sz w:val="24"/>
          <w:szCs w:val="24"/>
          <w:lang w:val="es-ES"/>
        </w:rPr>
        <w:t xml:space="preserve">, así como será requisito </w:t>
      </w:r>
      <w:r>
        <w:rPr>
          <w:rFonts w:ascii="Calibri" w:eastAsia="Calibri" w:hAnsi="Calibri" w:cs="Calibri"/>
          <w:color w:val="1A1A1A"/>
          <w:sz w:val="24"/>
          <w:szCs w:val="24"/>
        </w:rPr>
        <w:t xml:space="preserve">completar el Formulario Conoce a tu Cliente, no importando el tipo de Debida Diligencia que le fuera aplicable, realizándola por medio de la herramienta tecnológica denominada Snap Compliance, en la cual se pueden compartir los documentos que respalden la información compartida por los clientes. Toda información deberá ser revisada y aprobada por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quien gestionará la firma electrónica del documento emitido por la herramienta Snap Compliance.</w:t>
      </w:r>
    </w:p>
    <w:p w14:paraId="3FFD764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732" w:name="_heading=h.3j2qqm3" w:colFirst="0" w:colLast="0"/>
      <w:bookmarkEnd w:id="732"/>
    </w:p>
    <w:p w14:paraId="79AED223"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733" w:name="_Toc176997900"/>
      <w:r>
        <w:rPr>
          <w:rFonts w:ascii="Calibri" w:eastAsia="Calibri" w:hAnsi="Calibri" w:cs="Calibri"/>
          <w:color w:val="1A1A1A"/>
          <w:sz w:val="24"/>
          <w:szCs w:val="24"/>
        </w:rPr>
        <w:t>Debida Diligencia simplificada.</w:t>
      </w:r>
      <w:bookmarkEnd w:id="733"/>
    </w:p>
    <w:p w14:paraId="42C074D6" w14:textId="65E63DD5" w:rsidR="001815AC" w:rsidRPr="0057078F" w:rsidRDefault="00000000" w:rsidP="0057078F">
      <w:pPr>
        <w:keepNext/>
        <w:keepLines/>
        <w:pBdr>
          <w:top w:val="nil"/>
          <w:left w:val="nil"/>
          <w:bottom w:val="nil"/>
          <w:right w:val="nil"/>
          <w:between w:val="nil"/>
        </w:pBdr>
        <w:spacing w:before="200" w:after="0" w:line="276" w:lineRule="auto"/>
        <w:jc w:val="both"/>
        <w:rPr>
          <w:rFonts w:ascii="Calibri" w:eastAsia="Calibri" w:hAnsi="Calibri" w:cs="Calibri"/>
          <w:color w:val="1A1A1A"/>
          <w:sz w:val="24"/>
          <w:szCs w:val="24"/>
        </w:rPr>
      </w:pPr>
      <w:bookmarkStart w:id="734" w:name="_heading=h.xs368gtufz03" w:colFirst="0" w:colLast="0"/>
      <w:bookmarkEnd w:id="734"/>
      <w:r>
        <w:rPr>
          <w:rFonts w:ascii="Calibri" w:eastAsia="Calibri" w:hAnsi="Calibri" w:cs="Calibri"/>
          <w:b/>
          <w:color w:val="1A1A1A"/>
          <w:sz w:val="24"/>
          <w:szCs w:val="24"/>
        </w:rPr>
        <w:t>Propi</w:t>
      </w:r>
      <w:r>
        <w:rPr>
          <w:rFonts w:ascii="Calibri" w:eastAsia="Calibri" w:hAnsi="Calibri" w:cs="Calibri"/>
          <w:color w:val="1A1A1A"/>
          <w:sz w:val="24"/>
          <w:szCs w:val="24"/>
        </w:rPr>
        <w:t xml:space="preserve">, establece la Debida Diligencia simplificada para Clientes catalogados de bajo riesgo, ya sean persona natural o jurídica, cuando los ingresos recibidos no supere el monto de </w:t>
      </w:r>
      <w:r>
        <w:rPr>
          <w:rFonts w:ascii="Calibri" w:eastAsia="Calibri" w:hAnsi="Calibri" w:cs="Calibri"/>
          <w:color w:val="1A1A1A"/>
          <w:sz w:val="24"/>
          <w:szCs w:val="24"/>
        </w:rPr>
        <w:t>USD $</w:t>
      </w:r>
      <w:r>
        <w:rPr>
          <w:rFonts w:ascii="Calibri" w:eastAsia="Calibri" w:hAnsi="Calibri" w:cs="Calibri"/>
          <w:color w:val="1A1A1A"/>
          <w:sz w:val="24"/>
          <w:szCs w:val="24"/>
        </w:rPr>
        <w:t>600.00</w:t>
      </w:r>
      <w:r>
        <w:rPr>
          <w:rFonts w:ascii="Calibri" w:eastAsia="Calibri" w:hAnsi="Calibri" w:cs="Calibri"/>
          <w:color w:val="1A1A1A"/>
          <w:sz w:val="24"/>
          <w:szCs w:val="24"/>
        </w:rPr>
        <w:t xml:space="preserve"> mensuales</w:t>
      </w:r>
      <w:r>
        <w:rPr>
          <w:rFonts w:ascii="Calibri" w:eastAsia="Calibri" w:hAnsi="Calibri" w:cs="Calibri"/>
          <w:color w:val="1A1A1A"/>
          <w:sz w:val="24"/>
          <w:szCs w:val="24"/>
        </w:rPr>
        <w:t>, deberá anotarse en el documento que ampara la transacción el tipo y número de documento de identidad de la persona que realiza la transacción, aplicable a una factura o emisión de un ticket, lo anterior, de conformidad a la regulación tributaria.</w:t>
      </w:r>
    </w:p>
    <w:p w14:paraId="6C4F13C6"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0B6918F" w14:textId="77777777" w:rsidR="001815AC" w:rsidRPr="0057078F" w:rsidRDefault="00000000" w:rsidP="0057078F">
      <w:pPr>
        <w:pStyle w:val="Heading3"/>
        <w:numPr>
          <w:ilvl w:val="2"/>
          <w:numId w:val="30"/>
        </w:numPr>
        <w:spacing w:line="276" w:lineRule="auto"/>
        <w:jc w:val="both"/>
        <w:rPr>
          <w:rFonts w:ascii="Calibri" w:eastAsia="Calibri" w:hAnsi="Calibri" w:cs="Calibri"/>
          <w:color w:val="1A1A1A"/>
          <w:sz w:val="24"/>
          <w:szCs w:val="24"/>
        </w:rPr>
      </w:pPr>
      <w:bookmarkStart w:id="738" w:name="_Toc176997901"/>
      <w:r>
        <w:rPr>
          <w:rFonts w:ascii="Calibri" w:eastAsia="Calibri" w:hAnsi="Calibri" w:cs="Calibri"/>
          <w:color w:val="1A1A1A"/>
          <w:sz w:val="24"/>
          <w:szCs w:val="24"/>
        </w:rPr>
        <w:t>Debida Diligencia estándar</w:t>
      </w:r>
      <w:bookmarkEnd w:id="738"/>
    </w:p>
    <w:p w14:paraId="66FAF3BD" w14:textId="7F74AD1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debida diligencia estándar, será aplicada a los clientes de riesgo medio, es decir, que el monto total de los ingresos recibidos sobrepase los </w:t>
      </w:r>
      <w:r>
        <w:rPr>
          <w:rFonts w:ascii="Calibri" w:eastAsia="Calibri" w:hAnsi="Calibri" w:cs="Calibri"/>
          <w:color w:val="1A1A1A"/>
          <w:sz w:val="24"/>
          <w:szCs w:val="24"/>
        </w:rPr>
        <w:t>USD $</w:t>
      </w:r>
      <w:r>
        <w:rPr>
          <w:rFonts w:ascii="Calibri" w:eastAsia="Calibri" w:hAnsi="Calibri" w:cs="Calibri"/>
          <w:color w:val="1A1A1A"/>
          <w:sz w:val="24"/>
          <w:szCs w:val="24"/>
        </w:rPr>
        <w:t>600.01 hasta</w:t>
      </w:r>
      <w:r>
        <w:rPr>
          <w:rFonts w:ascii="Calibri" w:eastAsia="Calibri" w:hAnsi="Calibri" w:cs="Calibri"/>
          <w:color w:val="1A1A1A"/>
          <w:sz w:val="24"/>
          <w:szCs w:val="24"/>
        </w:rPr>
        <w:t xml:space="preserve"> los</w:t>
      </w:r>
      <w:r>
        <w:rPr>
          <w:rFonts w:ascii="Calibri" w:eastAsia="Calibri" w:hAnsi="Calibri" w:cs="Calibri"/>
          <w:color w:val="1A1A1A"/>
          <w:sz w:val="24"/>
          <w:szCs w:val="24"/>
        </w:rPr>
        <w:t xml:space="preserve"> </w:t>
      </w:r>
      <w:r>
        <w:rPr>
          <w:rFonts w:ascii="Calibri" w:eastAsia="Calibri" w:hAnsi="Calibri" w:cs="Calibri"/>
          <w:color w:val="1A1A1A"/>
          <w:sz w:val="24"/>
          <w:szCs w:val="24"/>
        </w:rPr>
        <w:t>USD $</w:t>
      </w:r>
      <w:r>
        <w:rPr>
          <w:rFonts w:ascii="Calibri" w:eastAsia="Calibri" w:hAnsi="Calibri" w:cs="Calibri"/>
          <w:color w:val="1A1A1A"/>
          <w:sz w:val="24"/>
          <w:szCs w:val="24"/>
        </w:rPr>
        <w:t>10,000.00</w:t>
      </w:r>
      <w:r>
        <w:rPr>
          <w:rFonts w:ascii="Calibri" w:eastAsia="Calibri" w:hAnsi="Calibri" w:cs="Calibri"/>
          <w:color w:val="1A1A1A"/>
          <w:sz w:val="24"/>
          <w:szCs w:val="24"/>
        </w:rPr>
        <w:t xml:space="preserve"> mensuales</w:t>
      </w:r>
      <w:r>
        <w:rPr>
          <w:rFonts w:ascii="Calibri" w:eastAsia="Calibri" w:hAnsi="Calibri" w:cs="Calibri"/>
          <w:color w:val="1A1A1A"/>
          <w:sz w:val="24"/>
          <w:szCs w:val="24"/>
        </w:rPr>
        <w:t xml:space="preserve"> en efectivo o en cualquier otra forma de pago (cheques, transferencias electrónicas, pagos con tarjetas de crédito o débito). Para llevar a cabo la Debida Diligencia además se evaluará además las características de cada cliente, su país de procedencia, su actividad económica, país de procedencia de sus fondos etc.</w:t>
      </w:r>
    </w:p>
    <w:p w14:paraId="44657CD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474170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4A370B4" w14:textId="77777777" w:rsidR="001815AC" w:rsidRPr="0057078F" w:rsidRDefault="00000000" w:rsidP="0057078F">
      <w:pPr>
        <w:spacing w:line="276" w:lineRule="auto"/>
        <w:rPr>
          <w:rFonts w:ascii="Calibri" w:hAnsi="Calibri" w:cs="Calibri"/>
          <w:sz w:val="24"/>
          <w:szCs w:val="24"/>
        </w:rPr>
      </w:pPr>
      <w:r>
        <w:rPr>
          <w:rFonts w:ascii="Calibri" w:hAnsi="Calibri" w:cs="Calibri"/>
          <w:sz w:val="24"/>
          <w:szCs w:val="24"/>
        </w:rPr>
        <w:t>Así mismo, deberá solicitar la siguiente documentación mínima por tipo de cliente:</w:t>
      </w:r>
    </w:p>
    <w:p w14:paraId="3D27A672" w14:textId="77777777" w:rsidR="001815AC" w:rsidRPr="0057078F" w:rsidRDefault="00000000" w:rsidP="0057078F">
      <w:pPr>
        <w:pBdr>
          <w:top w:val="nil"/>
          <w:left w:val="nil"/>
          <w:bottom w:val="nil"/>
          <w:right w:val="nil"/>
          <w:between w:val="nil"/>
        </w:pBdr>
        <w:spacing w:line="276" w:lineRule="auto"/>
        <w:rPr>
          <w:rFonts w:ascii="Calibri" w:eastAsia="Arial" w:hAnsi="Calibri" w:cs="Calibri"/>
          <w:smallCaps/>
          <w:color w:val="1A1A1A"/>
          <w:sz w:val="24"/>
          <w:szCs w:val="24"/>
        </w:rPr>
      </w:pPr>
      <w:bookmarkStart w:id="745" w:name="_heading=h.2xcytpi" w:colFirst="0" w:colLast="0"/>
      <w:bookmarkEnd w:id="745"/>
      <w:r>
        <w:rPr>
          <w:rFonts w:ascii="Calibri" w:hAnsi="Calibri" w:cs="Calibri"/>
          <w:b/>
          <w:smallCaps/>
          <w:color w:val="242852"/>
          <w:sz w:val="24"/>
          <w:szCs w:val="24"/>
        </w:rPr>
        <w:t>Tabla 1  - Requerimiento clientes</w:t>
      </w:r>
    </w:p>
    <w:tbl>
      <w:tblPr>
        <w:tblStyle w:val="a2"/>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276"/>
        <w:gridCol w:w="1276"/>
        <w:gridCol w:w="1134"/>
        <w:gridCol w:w="1412"/>
      </w:tblGrid>
      <w:tr w:rsidR="001815AC" w:rsidRPr="0057078F" w14:paraId="2EDAE67F" w14:textId="77777777">
        <w:tc>
          <w:tcPr>
            <w:tcW w:w="4106" w:type="dxa"/>
            <w:vMerge w:val="restart"/>
            <w:shd w:val="clear" w:color="auto" w:fill="00B050"/>
            <w:vAlign w:val="center"/>
          </w:tcPr>
          <w:p w14:paraId="35294366"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Tipo de cliente</w:t>
            </w:r>
          </w:p>
        </w:tc>
        <w:tc>
          <w:tcPr>
            <w:tcW w:w="2552" w:type="dxa"/>
            <w:gridSpan w:val="2"/>
            <w:shd w:val="clear" w:color="auto" w:fill="00B050"/>
          </w:tcPr>
          <w:p w14:paraId="0B0B6DAF"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Natural</w:t>
            </w:r>
          </w:p>
        </w:tc>
        <w:tc>
          <w:tcPr>
            <w:tcW w:w="2546" w:type="dxa"/>
            <w:gridSpan w:val="2"/>
            <w:shd w:val="clear" w:color="auto" w:fill="00B050"/>
          </w:tcPr>
          <w:p w14:paraId="507B8CF1"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Jurídica</w:t>
            </w:r>
          </w:p>
        </w:tc>
      </w:tr>
      <w:tr w:rsidR="001815AC" w:rsidRPr="0057078F" w14:paraId="27925466" w14:textId="77777777">
        <w:tc>
          <w:tcPr>
            <w:tcW w:w="4106" w:type="dxa"/>
            <w:vMerge/>
            <w:shd w:val="clear" w:color="auto" w:fill="00B050"/>
            <w:vAlign w:val="center"/>
          </w:tcPr>
          <w:p w14:paraId="1EC97406" w14:textId="77777777" w:rsidR="001815AC" w:rsidRPr="0057078F" w:rsidRDefault="001815AC" w:rsidP="0057078F">
            <w:pPr>
              <w:widowControl w:val="0"/>
              <w:pBdr>
                <w:top w:val="nil"/>
                <w:left w:val="nil"/>
                <w:bottom w:val="nil"/>
                <w:right w:val="nil"/>
                <w:between w:val="nil"/>
              </w:pBdr>
              <w:spacing w:line="276" w:lineRule="auto"/>
              <w:rPr>
                <w:rFonts w:ascii="Calibri" w:eastAsia="Calibri" w:hAnsi="Calibri" w:cs="Calibri"/>
                <w:b/>
                <w:color w:val="FFFFFF"/>
                <w:sz w:val="24"/>
                <w:szCs w:val="24"/>
              </w:rPr>
            </w:pPr>
          </w:p>
        </w:tc>
        <w:tc>
          <w:tcPr>
            <w:tcW w:w="1276" w:type="dxa"/>
            <w:shd w:val="clear" w:color="auto" w:fill="00B050"/>
          </w:tcPr>
          <w:p w14:paraId="3174D483"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Nacional</w:t>
            </w:r>
          </w:p>
        </w:tc>
        <w:tc>
          <w:tcPr>
            <w:tcW w:w="1276" w:type="dxa"/>
            <w:shd w:val="clear" w:color="auto" w:fill="00B050"/>
          </w:tcPr>
          <w:p w14:paraId="6A096042"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Extranjero</w:t>
            </w:r>
          </w:p>
        </w:tc>
        <w:tc>
          <w:tcPr>
            <w:tcW w:w="1134" w:type="dxa"/>
            <w:shd w:val="clear" w:color="auto" w:fill="00B050"/>
          </w:tcPr>
          <w:p w14:paraId="04BEA670"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Nacional</w:t>
            </w:r>
          </w:p>
        </w:tc>
        <w:tc>
          <w:tcPr>
            <w:tcW w:w="1412" w:type="dxa"/>
            <w:shd w:val="clear" w:color="auto" w:fill="00B050"/>
          </w:tcPr>
          <w:p w14:paraId="2103BDBA"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Extranjero</w:t>
            </w:r>
          </w:p>
        </w:tc>
      </w:tr>
      <w:tr w:rsidR="001815AC" w:rsidRPr="0057078F" w14:paraId="29D14CB5" w14:textId="77777777">
        <w:tc>
          <w:tcPr>
            <w:tcW w:w="4106" w:type="dxa"/>
          </w:tcPr>
          <w:p w14:paraId="33BCA000"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Documento de identidad personal (con firma, fotografía y domicilio)</w:t>
            </w:r>
          </w:p>
        </w:tc>
        <w:tc>
          <w:tcPr>
            <w:tcW w:w="1276" w:type="dxa"/>
            <w:vAlign w:val="center"/>
          </w:tcPr>
          <w:p w14:paraId="6652FCC2"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276" w:type="dxa"/>
            <w:vAlign w:val="center"/>
          </w:tcPr>
          <w:p w14:paraId="18B799BC"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2546" w:type="dxa"/>
            <w:gridSpan w:val="2"/>
            <w:vAlign w:val="center"/>
          </w:tcPr>
          <w:p w14:paraId="5691936B"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 (Representante Legal)</w:t>
            </w:r>
          </w:p>
        </w:tc>
      </w:tr>
      <w:tr w:rsidR="001815AC" w:rsidRPr="0057078F" w14:paraId="5BF60111" w14:textId="77777777">
        <w:tc>
          <w:tcPr>
            <w:tcW w:w="4106" w:type="dxa"/>
          </w:tcPr>
          <w:p w14:paraId="5D78979D"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Comprobante de domicilio</w:t>
            </w:r>
          </w:p>
        </w:tc>
        <w:tc>
          <w:tcPr>
            <w:tcW w:w="1276" w:type="dxa"/>
            <w:vAlign w:val="center"/>
          </w:tcPr>
          <w:p w14:paraId="765D5665"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276" w:type="dxa"/>
            <w:vAlign w:val="center"/>
          </w:tcPr>
          <w:p w14:paraId="75C86443"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134" w:type="dxa"/>
            <w:vAlign w:val="center"/>
          </w:tcPr>
          <w:p w14:paraId="23BB5D0C"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vAlign w:val="center"/>
          </w:tcPr>
          <w:p w14:paraId="65ED4ED4"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r w:rsidR="001815AC" w:rsidRPr="0057078F" w14:paraId="774B1D07" w14:textId="77777777">
        <w:tc>
          <w:tcPr>
            <w:tcW w:w="4106" w:type="dxa"/>
          </w:tcPr>
          <w:p w14:paraId="4CF1E800"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Número de identificación tributaria (NIT)</w:t>
            </w:r>
          </w:p>
        </w:tc>
        <w:tc>
          <w:tcPr>
            <w:tcW w:w="1276" w:type="dxa"/>
            <w:vAlign w:val="center"/>
          </w:tcPr>
          <w:p w14:paraId="72EE73A2"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276" w:type="dxa"/>
            <w:vAlign w:val="center"/>
          </w:tcPr>
          <w:p w14:paraId="15C73AE3"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134" w:type="dxa"/>
            <w:vAlign w:val="center"/>
          </w:tcPr>
          <w:p w14:paraId="172AD2B6"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vAlign w:val="center"/>
          </w:tcPr>
          <w:p w14:paraId="63816D4D"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r w:rsidR="001815AC" w:rsidRPr="0057078F" w14:paraId="39DD404E" w14:textId="77777777">
        <w:tc>
          <w:tcPr>
            <w:tcW w:w="4106" w:type="dxa"/>
          </w:tcPr>
          <w:p w14:paraId="17A591A1"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Credenciales de los representantes o apoderados</w:t>
            </w:r>
          </w:p>
        </w:tc>
        <w:tc>
          <w:tcPr>
            <w:tcW w:w="1276" w:type="dxa"/>
            <w:vAlign w:val="center"/>
          </w:tcPr>
          <w:p w14:paraId="45D0792C"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(Cuando aplique)</w:t>
            </w:r>
          </w:p>
          <w:p w14:paraId="69C562DA"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276" w:type="dxa"/>
            <w:vAlign w:val="center"/>
          </w:tcPr>
          <w:p w14:paraId="546E252D"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(Cuando aplique)</w:t>
            </w:r>
          </w:p>
          <w:p w14:paraId="20952357"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134" w:type="dxa"/>
            <w:vAlign w:val="center"/>
          </w:tcPr>
          <w:p w14:paraId="14797AFA"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vAlign w:val="center"/>
          </w:tcPr>
          <w:p w14:paraId="136F8F68"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r w:rsidR="001815AC" w:rsidRPr="0057078F" w14:paraId="735A633B" w14:textId="77777777">
        <w:tc>
          <w:tcPr>
            <w:tcW w:w="4106" w:type="dxa"/>
          </w:tcPr>
          <w:p w14:paraId="77F8BAA9"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Testimonio de escritura de constitución o creación/documento que demuestre existencia legal</w:t>
            </w:r>
          </w:p>
        </w:tc>
        <w:tc>
          <w:tcPr>
            <w:tcW w:w="1276" w:type="dxa"/>
            <w:vAlign w:val="center"/>
          </w:tcPr>
          <w:p w14:paraId="1C1DECCB" w14:textId="300B8A9D" w:rsidR="001815AC" w:rsidRPr="0057078F" w:rsidRDefault="001815AC"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276" w:type="dxa"/>
            <w:vAlign w:val="center"/>
          </w:tcPr>
          <w:p w14:paraId="4311E3EA" w14:textId="77777777" w:rsidR="001815AC" w:rsidRPr="0057078F" w:rsidRDefault="001815AC"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134" w:type="dxa"/>
            <w:vAlign w:val="center"/>
          </w:tcPr>
          <w:p w14:paraId="20615C61"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vAlign w:val="center"/>
          </w:tcPr>
          <w:p w14:paraId="5221BCF2"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r w:rsidR="001815AC" w:rsidRPr="0057078F" w14:paraId="58B9063A" w14:textId="77777777">
        <w:tc>
          <w:tcPr>
            <w:tcW w:w="4106" w:type="dxa"/>
          </w:tcPr>
          <w:p w14:paraId="6D9DCE09"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Nómina de accionistas, con el detalle de los accionistas que tienen más del 10% de la representación accionaria</w:t>
            </w:r>
          </w:p>
        </w:tc>
        <w:tc>
          <w:tcPr>
            <w:tcW w:w="1276" w:type="dxa"/>
            <w:vAlign w:val="center"/>
          </w:tcPr>
          <w:p w14:paraId="59F615FF" w14:textId="77777777" w:rsidR="001815AC" w:rsidRPr="0057078F" w:rsidRDefault="001815AC"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276" w:type="dxa"/>
            <w:vAlign w:val="center"/>
          </w:tcPr>
          <w:p w14:paraId="50B6B2AD" w14:textId="77777777" w:rsidR="001815AC" w:rsidRPr="0057078F" w:rsidRDefault="001815AC"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134" w:type="dxa"/>
            <w:vAlign w:val="center"/>
          </w:tcPr>
          <w:p w14:paraId="0BF164ED"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vAlign w:val="center"/>
          </w:tcPr>
          <w:p w14:paraId="46B995EA"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bl>
    <w:p w14:paraId="62240974" w14:textId="03EACD4F" w:rsidR="001815AC" w:rsidRPr="0057078F" w:rsidDel="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B8B7FA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51AC312F" w14:textId="45CCD94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b/>
          <w:color w:val="000000"/>
          <w:sz w:val="24"/>
          <w:szCs w:val="24"/>
        </w:rPr>
      </w:pPr>
      <w:r>
        <w:rPr>
          <w:rFonts w:ascii="Calibri" w:eastAsia="Calibri" w:hAnsi="Calibri" w:cs="Calibri"/>
          <w:b/>
          <w:color w:val="000000"/>
          <w:sz w:val="24"/>
          <w:szCs w:val="24"/>
        </w:rPr>
        <w:t>Propi</w:t>
      </w:r>
      <w:r>
        <w:rPr>
          <w:rFonts w:ascii="Calibri" w:eastAsia="Calibri" w:hAnsi="Calibri" w:cs="Calibri"/>
          <w:color w:val="000000"/>
          <w:sz w:val="24"/>
          <w:szCs w:val="24"/>
        </w:rPr>
        <w:t xml:space="preserve">, establece que en el proceso de vinculación del cliente y previo a establecer la relación comercial con éste, se debe de consultar que el nombre del cliente persona natural o jurídica, nombre de accionistas con más del 10% de participación accionaria, representante legal, apoderado, miembros de junta directiva y  beneficiario final, por medio de la herramienta tecnológica denominada Snap Compliance, los clientes completan el formulario de Conoce a tu Cliente, para aprobación del </w:t>
      </w:r>
      <w:r>
        <w:rPr>
          <w:rFonts w:ascii="Calibri" w:eastAsia="Calibri" w:hAnsi="Calibri" w:cs="Calibri"/>
          <w:color w:val="000000"/>
          <w:sz w:val="24"/>
          <w:szCs w:val="24"/>
        </w:rPr>
        <w:t>Oficial de Cumplimiento</w:t>
      </w:r>
      <w:r>
        <w:rPr>
          <w:rFonts w:ascii="Calibri" w:eastAsia="Calibri" w:hAnsi="Calibri" w:cs="Calibri"/>
          <w:color w:val="000000"/>
          <w:sz w:val="24"/>
          <w:szCs w:val="24"/>
        </w:rPr>
        <w:t xml:space="preserve"> quien verifica los datos y documentos compartidos por los clientes, y en su caso puede solicitar documentación complementaria, esta herramienta además realiza la verificación automática por coincidencias por nombre en las listas negras internacionales y nacionales como por ejemplo la lista negra de la Interpol, OFAC, ONU listas de países de alto riesgo del GAFI, listas de países o jurisdicciones con nula o bajo tributación, una vez aprobada la información y documentación presentada por el cliente se </w:t>
        <w:lastRenderedPageBreak/>
        <w:t>finaliza el Formulario Conoce a tu Cliente para su firma por medio de firma electrónica y se autoriza la vinculación con el cliente.</w:t>
      </w:r>
    </w:p>
    <w:p w14:paraId="55E7AEE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42E34DB"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764" w:name="_Toc176997902"/>
      <w:r>
        <w:rPr>
          <w:rFonts w:ascii="Calibri" w:eastAsia="Calibri" w:hAnsi="Calibri" w:cs="Calibri"/>
          <w:color w:val="1A1A1A"/>
          <w:sz w:val="24"/>
          <w:szCs w:val="24"/>
        </w:rPr>
        <w:t>Debida Diligencia intensificada</w:t>
      </w:r>
      <w:bookmarkEnd w:id="764"/>
    </w:p>
    <w:p w14:paraId="6BAE73F9"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EA3FD10"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Los clientes considerados de alto riesgo incrementan el grado de exposición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a los riesgos de LDA/FT/FPADM, por ello los mecanismos de debida diligencia deben ser intensificados a fin de comprender claramente sus transacciones y mantener un monitoreo continuo de actividades inusuales las cuales puedan reducir los riesgos que puedan afectar la reputación de </w:t>
      </w:r>
      <w:r>
        <w:rPr>
          <w:rFonts w:ascii="Calibri" w:eastAsia="Calibri" w:hAnsi="Calibri" w:cs="Calibri"/>
          <w:b/>
          <w:color w:val="1A1A1A"/>
          <w:sz w:val="24"/>
          <w:szCs w:val="24"/>
        </w:rPr>
        <w:t>Propi</w:t>
      </w:r>
      <w:r>
        <w:rPr>
          <w:rFonts w:ascii="Calibri" w:eastAsia="Calibri" w:hAnsi="Calibri" w:cs="Calibri"/>
          <w:color w:val="1A1A1A"/>
          <w:sz w:val="24"/>
          <w:szCs w:val="24"/>
        </w:rPr>
        <w:t>.</w:t>
      </w:r>
    </w:p>
    <w:p w14:paraId="14300DF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2950E62"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la debida diligencia intensificada, será necesario requerir a clientes de alto riesgo medidas adicionales a las de una debida diligencia estándar, verificando cuidadosamente la documentación presentada.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debe cumplir con las obligaciones de debida diligencia intensificada en los casos de un aumento de riesgo de LDA/FT/FPADM. </w:t>
      </w:r>
    </w:p>
    <w:p w14:paraId="7B5581E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A65F6AE" w14:textId="48E4FF0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765" w:name="_heading=h.2bn6wsx" w:colFirst="0" w:colLast="0"/>
      <w:bookmarkEnd w:id="765"/>
      <w:r>
        <w:rPr>
          <w:rFonts w:ascii="Calibri" w:eastAsia="Calibri" w:hAnsi="Calibri" w:cs="Calibri"/>
          <w:color w:val="1A1A1A"/>
          <w:sz w:val="24"/>
          <w:szCs w:val="24"/>
        </w:rPr>
        <w:t xml:space="preserve">Se consideran de alto riesgo las personas naturales o jurídicas que el monto total de los ingresos recibidos sobrepase los </w:t>
      </w:r>
      <w:r>
        <w:rPr>
          <w:rFonts w:ascii="Calibri" w:eastAsia="Calibri" w:hAnsi="Calibri" w:cs="Calibri"/>
          <w:color w:val="1A1A1A"/>
          <w:sz w:val="24"/>
          <w:szCs w:val="24"/>
        </w:rPr>
        <w:t>USD $</w:t>
      </w:r>
      <w:r>
        <w:rPr>
          <w:rFonts w:ascii="Calibri" w:eastAsia="Calibri" w:hAnsi="Calibri" w:cs="Calibri"/>
          <w:color w:val="1A1A1A"/>
          <w:sz w:val="24"/>
          <w:szCs w:val="24"/>
        </w:rPr>
        <w:t xml:space="preserve">10,000.00 </w:t>
      </w:r>
      <w:r>
        <w:rPr>
          <w:rFonts w:ascii="Calibri" w:eastAsia="Calibri" w:hAnsi="Calibri" w:cs="Calibri"/>
          <w:color w:val="1A1A1A"/>
          <w:sz w:val="24"/>
          <w:szCs w:val="24"/>
        </w:rPr>
        <w:t xml:space="preserve">mensuales </w:t>
      </w:r>
      <w:r>
        <w:rPr>
          <w:rFonts w:ascii="Calibri" w:eastAsia="Calibri" w:hAnsi="Calibri" w:cs="Calibri"/>
          <w:color w:val="1A1A1A"/>
          <w:sz w:val="24"/>
          <w:szCs w:val="24"/>
        </w:rPr>
        <w:t>en efectivo o en otros medios.</w:t>
        <w:tab/>
        <w:tab/>
      </w:r>
    </w:p>
    <w:p w14:paraId="54B530A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61930E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highlight w:val="cyan"/>
        </w:rPr>
      </w:pPr>
      <w:r>
        <w:rPr>
          <w:rFonts w:ascii="Calibri" w:eastAsia="Calibri" w:hAnsi="Calibri" w:cs="Calibri"/>
          <w:color w:val="1A1A1A"/>
          <w:sz w:val="24"/>
          <w:szCs w:val="24"/>
        </w:rPr>
        <w:t>Con el fin de aplicar una Debida Diligencia intensificada a los clientes de alto riesgo, se podrá requerir la siguiente información adicional, según sea aplicable de acuerdo con el tipo de persona o entidad:</w:t>
      </w:r>
    </w:p>
    <w:p w14:paraId="4F767991"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Estados financieros al cierre del último ejercicio contable.</w:t>
      </w:r>
    </w:p>
    <w:p w14:paraId="0F22937C"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Dictamen del auditor externo del último ejercicio contable.</w:t>
      </w:r>
    </w:p>
    <w:p w14:paraId="3C80AD6D"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Declaraciones de Impuesto Sobre la Renta de los últimos dos ejercicios fiscales</w:t>
      </w:r>
    </w:p>
    <w:p w14:paraId="2F89FCF9" w14:textId="77777777" w:rsidR="001815AC" w:rsidRPr="0057078F" w:rsidRDefault="00000000" w:rsidP="0057078F">
      <w:pPr>
        <w:pBdr>
          <w:top w:val="nil"/>
          <w:left w:val="nil"/>
          <w:bottom w:val="nil"/>
          <w:right w:val="nil"/>
          <w:between w:val="nil"/>
        </w:pBdr>
        <w:spacing w:after="0" w:line="276" w:lineRule="auto"/>
        <w:ind w:left="360"/>
        <w:jc w:val="both"/>
        <w:rPr>
          <w:rFonts w:ascii="Calibri" w:eastAsia="Calibri" w:hAnsi="Calibri" w:cs="Calibri"/>
          <w:color w:val="1A1A1A"/>
          <w:sz w:val="24"/>
          <w:szCs w:val="24"/>
        </w:rPr>
      </w:pPr>
      <w:r>
        <w:rPr>
          <w:rFonts w:ascii="Calibri" w:eastAsia="Calibri" w:hAnsi="Calibri" w:cs="Calibri"/>
          <w:color w:val="1A1A1A"/>
          <w:sz w:val="24"/>
          <w:szCs w:val="24"/>
        </w:rPr>
        <w:t>•</w:t>
        <w:tab/>
        <w:t>Declaraciones de IVA de los últimos 6 períodos tributarios.</w:t>
      </w:r>
    </w:p>
    <w:p w14:paraId="5BBAB62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4EA938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Así mismo, se podrán aplicar las siguientes medidas: </w:t>
      </w:r>
    </w:p>
    <w:p w14:paraId="49498AAE" w14:textId="442201B7" w:rsidR="001815AC" w:rsidRPr="0057078F" w:rsidRDefault="00000000" w:rsidP="0057078F">
      <w:pPr>
        <w:numPr>
          <w:ilvl w:val="0"/>
          <w:numId w:val="3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Obtener la aprobación por escrito de la </w:t>
      </w:r>
      <w:r>
        <w:rPr>
          <w:rFonts w:ascii="Calibri" w:eastAsia="Calibri" w:hAnsi="Calibri" w:cs="Calibri"/>
          <w:color w:val="1A1A1A"/>
          <w:sz w:val="24"/>
          <w:szCs w:val="24"/>
        </w:rPr>
        <w:t>Asamblea de Accionista</w:t>
      </w:r>
      <w:r>
        <w:rPr>
          <w:rFonts w:ascii="Calibri" w:eastAsia="Calibri" w:hAnsi="Calibri" w:cs="Calibri"/>
          <w:color w:val="1A1A1A"/>
          <w:sz w:val="24"/>
          <w:szCs w:val="24"/>
        </w:rPr>
        <w:t xml:space="preserve"> para establecer o continuar relaciones comerciales.</w:t>
      </w:r>
    </w:p>
    <w:p w14:paraId="255A0802" w14:textId="77777777" w:rsidR="001815AC" w:rsidRPr="0057078F" w:rsidRDefault="00000000" w:rsidP="0057078F">
      <w:pPr>
        <w:numPr>
          <w:ilvl w:val="0"/>
          <w:numId w:val="32"/>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Cualquier otra medida intensificada que sea eficaz y proporcional a los riesgos identificados por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w:t>
      </w:r>
    </w:p>
    <w:p w14:paraId="09F2038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47F155C"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Propi</w:t>
      </w:r>
      <w:r>
        <w:rPr>
          <w:rFonts w:ascii="Calibri" w:eastAsia="Calibri" w:hAnsi="Calibri" w:cs="Calibri"/>
          <w:color w:val="000000"/>
          <w:sz w:val="24"/>
          <w:szCs w:val="24"/>
        </w:rPr>
        <w:t xml:space="preserve">, establece que en el proceso de vinculación del cliente y previo a establecer la relación comercial con éste, se debe de consultar que el nombre del cliente persona natural o jurídica, nombre de accionistas con más del 10% de participación accionaria, representante legal, apoderado, miembros de junta directiva y  beneficiario final, que no aparezca en listas negras internacionales y nacionales como por ejemplo la lista negra de la Interpol, OFAC, ONU listas de países de alto riesgo del GAFI, listas de países o jurisdicciones con nula o bajo tributación. Todos los clientes deben completar el Formulario de Conoce a tu Cliente, el cual se completa por medio de la herramienta Snap Compliance, la cual realiza una verificación por nombre en las listas de cautela mencionadas anteriormente, de mostrar alguna coincidencia la herramienta muestra automáticamente una alerta. </w:t>
      </w:r>
    </w:p>
    <w:p w14:paraId="28D12D25"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A633BCB"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774" w:name="_Toc176997903"/>
      <w:r>
        <w:rPr>
          <w:rFonts w:ascii="Calibri" w:eastAsia="Calibri" w:hAnsi="Calibri" w:cs="Calibri"/>
          <w:color w:val="1A1A1A"/>
          <w:sz w:val="24"/>
          <w:szCs w:val="24"/>
        </w:rPr>
        <w:t>Debida Diligencia para clientes PEP´s</w:t>
      </w:r>
      <w:bookmarkEnd w:id="774"/>
    </w:p>
    <w:p w14:paraId="0BF9BEA1" w14:textId="286F948E" w:rsidR="001815AC" w:rsidRPr="0057078F" w:rsidRDefault="001815AC" w:rsidP="0057078F">
      <w:pPr>
        <w:spacing w:before="2" w:line="276" w:lineRule="auto"/>
        <w:ind w:right="-2"/>
        <w:jc w:val="both"/>
        <w:rPr>
          <w:rFonts w:ascii="Calibri" w:eastAsia="Calibri" w:hAnsi="Calibri" w:cs="Calibri"/>
          <w:color w:val="1A1A1A"/>
          <w:sz w:val="24"/>
          <w:szCs w:val="24"/>
        </w:rPr>
      </w:pPr>
    </w:p>
    <w:p w14:paraId="1DFEF4E1" w14:textId="29DF0869" w:rsidR="00B51ECD" w:rsidRDefault="00000000" w:rsidP="00B51ECD">
      <w:pPr>
        <w:pBdr>
          <w:top w:val="nil"/>
          <w:left w:val="nil"/>
          <w:bottom w:val="nil"/>
          <w:right w:val="nil"/>
          <w:between w:val="nil"/>
        </w:pBdr>
        <w:spacing w:after="0" w:line="360" w:lineRule="auto"/>
        <w:jc w:val="both"/>
        <w:rPr>
          <w:rFonts w:ascii="Calibri" w:hAnsi="Calibri"/>
          <w:color w:val="1A1A1A" w:themeColor="background1" w:themeShade="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establece como mecanismo de identificación de las Personas Expuestas Políticamente (PEP) así como sus parientes en primero y segundo grado de consanguinidad o afinidad, compañeros de vida y sus asociados comerciales o de negocios (Persona Relacionada), </w:t>
      </w:r>
      <w:r>
        <w:rPr>
          <w:rFonts w:ascii="Calibri" w:hAnsi="Calibri"/>
          <w:color w:val="1A1A1A" w:themeColor="background1" w:themeShade="1A"/>
          <w:sz w:val="24"/>
          <w:szCs w:val="24"/>
        </w:rPr>
        <w:t xml:space="preserve">se </w:t>
      </w:r>
      <w:r>
        <w:rPr>
          <w:rFonts w:ascii="Calibri" w:hAnsi="Calibri"/>
          <w:color w:val="1A1A1A" w:themeColor="background1" w:themeShade="1A"/>
          <w:sz w:val="24"/>
          <w:szCs w:val="24"/>
        </w:rPr>
        <w:t>tomarán</w:t>
      </w:r>
      <w:r>
        <w:rPr>
          <w:rFonts w:ascii="Calibri" w:hAnsi="Calibri"/>
          <w:color w:val="1A1A1A" w:themeColor="background1" w:themeShade="1A"/>
          <w:sz w:val="24"/>
          <w:szCs w:val="24"/>
        </w:rPr>
        <w:t xml:space="preserve"> las siguientes medidas y procedimientos de debida diligencia, acorde al riesgo que implica relacionarse con un PEP:</w:t>
      </w:r>
    </w:p>
    <w:p w14:paraId="5905126F" w14:textId="77777777" w:rsidR="00B51ECD" w:rsidRDefault="00B51ECD" w:rsidP="00B51ECD">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p>
    <w:p w14:paraId="0C1E13F5" w14:textId="543985C8" w:rsidR="005822A1" w:rsidDel="00732A7B" w:rsidRDefault="00B51ECD" w:rsidP="00732A7B">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r>
        <w:rPr>
          <w:rFonts w:ascii="Calibri" w:hAnsi="Calibri"/>
          <w:b/>
          <w:bCs/>
          <w:color w:val="1A1A1A" w:themeColor="background1" w:themeShade="1A"/>
          <w:sz w:val="24"/>
          <w:szCs w:val="24"/>
        </w:rPr>
        <w:t>Personas Expuestas Políticamente Nacionales:</w:t>
      </w:r>
      <w:r>
        <w:rPr>
          <w:rFonts w:ascii="Calibri" w:hAnsi="Calibri"/>
          <w:color w:val="1A1A1A" w:themeColor="background1" w:themeShade="1A"/>
          <w:sz w:val="24"/>
          <w:szCs w:val="24"/>
        </w:rPr>
        <w:t xml:space="preserve"> se entenderán como PEP nacionales todas aquellas personas naturales identificadas al inicio o en el transcurso de la relación contractual, nacionales o naturalizados, que desempeñan o han desempeñado funciones públicas en nuestro país o en el extranjero. </w:t>
      </w:r>
    </w:p>
    <w:p w14:paraId="4BA4CE5E" w14:textId="77610A74" w:rsidR="005822A1" w:rsidRDefault="00B51ECD" w:rsidP="00732A7B">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p>
    <w:p w14:paraId="6AF3C80E" w14:textId="77777777" w:rsidR="00A02C80" w:rsidRDefault="00B51ECD" w:rsidP="00A02C80">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r>
        <w:rPr>
          <w:rFonts w:ascii="Calibri" w:hAnsi="Calibri"/>
          <w:color w:val="1A1A1A" w:themeColor="background1" w:themeShade="1A"/>
          <w:sz w:val="24"/>
          <w:szCs w:val="24"/>
        </w:rPr>
        <w:t xml:space="preserve">Continuaran siento sujetos de la debida diligencia ampliada aquellas personas catalogadas como PEP nacionales por un periodo igual al ejercicio de sus funciones sin exceder el plazo de cinco años después del cese de las mismas. </w:t>
      </w:r>
    </w:p>
    <w:p w14:paraId="0A094B86" w14:textId="77777777" w:rsidR="00A02C80" w:rsidRDefault="00A02C80" w:rsidP="00A02C80">
      <w:pPr>
        <w:pStyle w:val="ListParagraph"/>
        <w:pBdr>
          <w:top w:val="nil"/>
          <w:left w:val="nil"/>
          <w:bottom w:val="nil"/>
          <w:right w:val="nil"/>
          <w:between w:val="nil"/>
        </w:pBdr>
        <w:spacing w:after="0" w:line="360" w:lineRule="auto"/>
        <w:jc w:val="both"/>
        <w:rPr>
          <w:rFonts w:ascii="Calibri" w:hAnsi="Calibri"/>
          <w:color w:val="1A1A1A" w:themeColor="background1" w:themeShade="1A"/>
          <w:sz w:val="24"/>
          <w:szCs w:val="24"/>
        </w:rPr>
      </w:pPr>
    </w:p>
    <w:p w14:paraId="03D3D1E4" w14:textId="154F7F5B" w:rsidR="003E3C2C" w:rsidRPr="005822A1" w:rsidDel="005822A1" w:rsidRDefault="00B51ECD" w:rsidP="00732A7B">
      <w:pPr>
        <w:pStyle w:val="ListParagraph"/>
        <w:pBdr>
          <w:top w:val="nil"/>
          <w:left w:val="nil"/>
          <w:bottom w:val="nil"/>
          <w:right w:val="nil"/>
          <w:between w:val="nil"/>
        </w:pBdr>
        <w:spacing w:after="0" w:line="360" w:lineRule="auto"/>
        <w:ind w:left="0"/>
        <w:jc w:val="both"/>
        <w:rPr>
          <w:rFonts w:ascii="Calibri" w:hAnsi="Calibri"/>
          <w:color w:val="1A1A1A" w:themeColor="background1" w:themeShade="1A"/>
          <w:sz w:val="24"/>
          <w:szCs w:val="24"/>
        </w:rPr>
      </w:pPr>
      <w:r>
        <w:rPr>
          <w:rFonts w:ascii="Calibri" w:hAnsi="Calibri"/>
          <w:b/>
          <w:bCs/>
          <w:color w:val="1A1A1A" w:themeColor="background1" w:themeShade="1A"/>
          <w:sz w:val="24"/>
          <w:szCs w:val="24"/>
        </w:rPr>
        <w:lastRenderedPageBreak/>
        <w:t>Personas Expuestas Políticamente Extranjeras:</w:t>
      </w:r>
      <w:r>
        <w:rPr>
          <w:rFonts w:ascii="Calibri" w:hAnsi="Calibri"/>
          <w:color w:val="1A1A1A" w:themeColor="background1" w:themeShade="1A"/>
          <w:sz w:val="24"/>
          <w:szCs w:val="24"/>
        </w:rPr>
        <w:t xml:space="preserve"> se entenderán por PEPs Extranjeras y por ende, contrapartes de alto riesgo, individuos que cumplen o a quienes se les han confiado funciones públicas prominentes en este o en otro país</w:t>
      </w:r>
      <w:r>
        <w:rPr>
          <w:rFonts w:ascii="Calibri" w:hAnsi="Calibri"/>
          <w:color w:val="1A1A1A" w:themeColor="background1" w:themeShade="1A"/>
          <w:sz w:val="24"/>
          <w:szCs w:val="24"/>
        </w:rPr>
        <w:t>.</w:t>
      </w:r>
    </w:p>
    <w:p w14:paraId="5D59C75B" w14:textId="77777777" w:rsidR="00A02C80" w:rsidRDefault="00A02C80" w:rsidP="00732A7B">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A35924E" w14:textId="62C4C7E4" w:rsidR="003E3C2C" w:rsidDel="00A02C80" w:rsidRDefault="00A02C80" w:rsidP="00A02C80">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809" w:name="_Hlk176997749"/>
      <w:r>
        <w:rPr>
          <w:rFonts w:ascii="Calibri" w:eastAsia="Calibri" w:hAnsi="Calibri" w:cs="Calibri"/>
          <w:color w:val="1A1A1A"/>
          <w:sz w:val="24"/>
          <w:szCs w:val="24"/>
        </w:rPr>
        <w:t>Propi evaluará el riesgo ba</w:t>
      </w:r>
      <w:r>
        <w:rPr>
          <w:rFonts w:ascii="Calibri" w:eastAsia="Calibri" w:hAnsi="Calibri" w:cs="Calibri"/>
          <w:color w:val="1A1A1A"/>
          <w:sz w:val="24"/>
          <w:szCs w:val="24"/>
        </w:rPr>
        <w:t>sado en la función del cargo, el país en el que ejerce funciones (nacional o extranjera), el sector en el que trabaja y</w:t>
      </w:r>
      <w:r>
        <w:rPr>
          <w:rFonts w:ascii="Calibri" w:eastAsia="Calibri" w:hAnsi="Calibri" w:cs="Calibri"/>
          <w:color w:val="1A1A1A"/>
          <w:sz w:val="24"/>
          <w:szCs w:val="24"/>
        </w:rPr>
        <w:t xml:space="preserve"> la exposición al manejo de fondos públicos. De igual manera será considerado el factor de riesgo</w:t>
      </w:r>
      <w:r>
        <w:rPr>
          <w:rFonts w:ascii="Calibri" w:eastAsia="Calibri" w:hAnsi="Calibri" w:cs="Calibri"/>
          <w:color w:val="1A1A1A"/>
          <w:sz w:val="24"/>
          <w:szCs w:val="24"/>
        </w:rPr>
        <w:t xml:space="preserve"> como jurisdicciones de alto riesgo, naturaleza de la relación de negocios, transacciones inusuales y el volumen esperado de operaciones.</w:t>
      </w:r>
    </w:p>
    <w:bookmarkEnd w:id="809"/>
    <w:p w14:paraId="5B4FD88D"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9FB81FE" w14:textId="77777777" w:rsidR="001815AC" w:rsidRPr="0057078F" w:rsidRDefault="00000000" w:rsidP="0057078F">
      <w:pPr>
        <w:pStyle w:val="Heading3"/>
        <w:numPr>
          <w:ilvl w:val="2"/>
          <w:numId w:val="30"/>
        </w:numPr>
        <w:spacing w:line="276" w:lineRule="auto"/>
        <w:ind w:left="2520"/>
        <w:jc w:val="both"/>
        <w:rPr>
          <w:rFonts w:ascii="Calibri" w:eastAsia="Calibri" w:hAnsi="Calibri" w:cs="Calibri"/>
          <w:color w:val="1A1A1A"/>
          <w:sz w:val="24"/>
          <w:szCs w:val="24"/>
        </w:rPr>
      </w:pPr>
      <w:bookmarkStart w:id="814" w:name="_Toc176997904"/>
      <w:r>
        <w:rPr>
          <w:rFonts w:ascii="Calibri" w:eastAsia="Calibri" w:hAnsi="Calibri" w:cs="Calibri"/>
          <w:color w:val="1A1A1A"/>
          <w:sz w:val="24"/>
          <w:szCs w:val="24"/>
        </w:rPr>
        <w:t>Proceso para la Identificación de un PEP.</w:t>
      </w:r>
      <w:bookmarkEnd w:id="814"/>
    </w:p>
    <w:p w14:paraId="40B6EDB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D6CE9A2" w14:textId="22084A61" w:rsidR="003E3C2C" w:rsidRPr="0057078F" w:rsidRDefault="0093084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color w:val="1A1A1A" w:themeColor="background1" w:themeShade="1A"/>
        </w:rPr>
        <w:t xml:space="preserve">En el proceso de vinculación de los posibles clientes PEP tiene un de riesgo medio o alto y c</w:t>
      </w:r>
      <w:r>
        <w:rPr>
          <w:rFonts w:ascii="Calibri" w:eastAsia="Calibri" w:hAnsi="Calibri" w:cs="Calibri"/>
          <w:color w:val="1A1A1A"/>
          <w:sz w:val="24"/>
          <w:szCs w:val="24"/>
        </w:rPr>
        <w:t>on el fin de cumpli</w:t>
      </w:r>
      <w:r>
        <w:rPr>
          <w:rFonts w:ascii="Calibri" w:eastAsia="Calibri" w:hAnsi="Calibri" w:cs="Calibri"/>
          <w:color w:val="1A1A1A"/>
          <w:sz w:val="24"/>
          <w:szCs w:val="24"/>
        </w:rPr>
        <w:t>r</w:t>
      </w:r>
      <w:r>
        <w:rPr>
          <w:rFonts w:ascii="Calibri" w:eastAsia="Calibri" w:hAnsi="Calibri" w:cs="Calibri"/>
          <w:color w:val="1A1A1A"/>
          <w:sz w:val="24"/>
          <w:szCs w:val="24"/>
        </w:rPr>
        <w:t xml:space="preserve"> con la normativa vigente</w:t>
      </w:r>
      <w:r>
        <w:rPr>
          <w:rFonts w:ascii="Calibri" w:eastAsia="Calibri" w:hAnsi="Calibri" w:cs="Calibri"/>
          <w:color w:val="1A1A1A"/>
          <w:sz w:val="24"/>
          <w:szCs w:val="24"/>
        </w:rPr>
        <w:t xml:space="preserve"> </w:t>
      </w:r>
      <w:r>
        <w:rPr>
          <w:rFonts w:ascii="Calibri" w:eastAsia="Calibri" w:hAnsi="Calibri" w:cs="Calibri"/>
          <w:color w:val="1A1A1A"/>
          <w:sz w:val="24"/>
          <w:szCs w:val="24"/>
        </w:rPr>
        <w:t xml:space="preserve">además, con los </w:t>
      </w:r>
      <w:r>
        <w:rPr>
          <w:rFonts w:ascii="Calibri" w:eastAsia="Calibri" w:hAnsi="Calibri" w:cs="Calibri"/>
          <w:color w:val="1A1A1A"/>
          <w:sz w:val="24"/>
          <w:szCs w:val="24"/>
        </w:rPr>
        <w:t>estándares</w:t>
      </w:r>
      <w:r>
        <w:rPr>
          <w:rFonts w:ascii="Calibri" w:eastAsia="Calibri" w:hAnsi="Calibri" w:cs="Calibri"/>
          <w:color w:val="1A1A1A"/>
          <w:sz w:val="24"/>
          <w:szCs w:val="24"/>
        </w:rPr>
        <w:t xml:space="preserve"> internacionales sobre prevención de lavado de dinero y financiamiento del terrorismo, </w:t>
      </w:r>
      <w:r>
        <w:rPr>
          <w:rFonts w:ascii="Calibri" w:eastAsia="Calibri" w:hAnsi="Calibri" w:cs="Calibri"/>
          <w:b/>
          <w:bCs/>
          <w:color w:val="1A1A1A"/>
          <w:sz w:val="24"/>
          <w:szCs w:val="24"/>
        </w:rPr>
        <w:t>Propi</w:t>
      </w:r>
      <w:r>
        <w:rPr>
          <w:rFonts w:ascii="Calibri" w:eastAsia="Calibri" w:hAnsi="Calibri" w:cs="Calibri"/>
          <w:color w:val="1A1A1A"/>
          <w:sz w:val="24"/>
          <w:szCs w:val="24"/>
        </w:rPr>
        <w:t xml:space="preserve"> establece el siguiente mecanismo de i</w:t>
      </w:r>
      <w:r>
        <w:rPr>
          <w:rFonts w:ascii="Calibri" w:eastAsia="Calibri" w:hAnsi="Calibri" w:cs="Calibri"/>
          <w:color w:val="1A1A1A"/>
          <w:sz w:val="24"/>
          <w:szCs w:val="24"/>
        </w:rPr>
        <w:t>dentificación de Personas Expuestas Políticamente</w:t>
      </w:r>
      <w:r>
        <w:rPr>
          <w:rFonts w:ascii="Calibri" w:eastAsia="Calibri" w:hAnsi="Calibri" w:cs="Calibri"/>
          <w:color w:val="1A1A1A"/>
          <w:sz w:val="24"/>
          <w:szCs w:val="24"/>
        </w:rPr>
        <w:t xml:space="preserve"> -PEP- y </w:t>
      </w:r>
      <w:r>
        <w:rPr>
          <w:rFonts w:ascii="Calibri" w:eastAsia="Calibri" w:hAnsi="Calibri" w:cs="Calibri"/>
          <w:color w:val="1A1A1A"/>
          <w:sz w:val="24"/>
          <w:szCs w:val="24"/>
        </w:rPr>
        <w:t>P</w:t>
      </w:r>
      <w:r>
        <w:rPr>
          <w:rFonts w:ascii="Calibri" w:eastAsia="Calibri" w:hAnsi="Calibri" w:cs="Calibri"/>
          <w:color w:val="1A1A1A"/>
          <w:sz w:val="24"/>
          <w:szCs w:val="24"/>
        </w:rPr>
        <w:t xml:space="preserve">ersonas </w:t>
      </w:r>
      <w:r>
        <w:rPr>
          <w:rFonts w:ascii="Calibri" w:eastAsia="Calibri" w:hAnsi="Calibri" w:cs="Calibri"/>
          <w:color w:val="1A1A1A"/>
          <w:sz w:val="24"/>
          <w:szCs w:val="24"/>
        </w:rPr>
        <w:t>R</w:t>
      </w:r>
      <w:r>
        <w:rPr>
          <w:rFonts w:ascii="Calibri" w:eastAsia="Calibri" w:hAnsi="Calibri" w:cs="Calibri"/>
          <w:color w:val="1A1A1A"/>
          <w:sz w:val="24"/>
          <w:szCs w:val="24"/>
        </w:rPr>
        <w:t>elacionadas:</w:t>
      </w:r>
    </w:p>
    <w:p w14:paraId="313C818E"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CD9EAA7" w14:textId="511BD6F8" w:rsidR="003E3C2C" w:rsidRPr="00EB5513" w:rsidDel="00B51ECD" w:rsidRDefault="00B51ECD">
      <w:pPr>
        <w:pStyle w:val="ListParagraph"/>
        <w:numPr>
          <w:ilvl w:val="0"/>
          <w:numId w:val="39"/>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hAnsi="Calibri"/>
          <w:color w:val="1A1A1A" w:themeColor="background1" w:themeShade="1A"/>
          <w:sz w:val="24"/>
          <w:szCs w:val="24"/>
        </w:rPr>
        <w:t xml:space="preserve">Verificar listados relacionados con personas naturales que desempeña o han desempeñado funciones públicas destacadas en el país o el país de origen (PEP) previo a establecer o iniciar cualquier negocio con clientes potenciales y durante la continuación de la relación </w:t>
      </w:r>
      <w:r>
        <w:rPr>
          <w:rFonts w:ascii="Calibri" w:hAnsi="Calibri" w:cs="Calibri"/>
          <w:color w:val="1A1A1A" w:themeColor="background1" w:themeShade="1A"/>
          <w:sz w:val="24"/>
          <w:szCs w:val="24"/>
        </w:rPr>
        <w:t>comercial</w:t>
      </w:r>
      <w:r>
        <w:rPr>
          <w:rFonts w:ascii="Calibri" w:eastAsia="Calibri" w:hAnsi="Calibri" w:cs="Calibri"/>
          <w:color w:val="1A1A1A"/>
          <w:sz w:val="24"/>
          <w:szCs w:val="24"/>
        </w:rPr>
        <w:t xml:space="preserve">. </w:t>
      </w:r>
      <w:r>
        <w:rPr>
          <w:rFonts w:ascii="Calibri" w:eastAsia="Calibri" w:hAnsi="Calibri" w:cs="Calibri"/>
          <w:color w:val="1A1A1A"/>
          <w:sz w:val="24"/>
          <w:szCs w:val="24"/>
          <w:lang w:val="es-ES"/>
        </w:rPr>
        <w:t>Las listas de PEP serán revisadas periódicamente para garantizar que la información utilizada esté vigente y completa.</w:t>
      </w:r>
    </w:p>
    <w:p w14:paraId="6321FDFC" w14:textId="46717A33" w:rsidR="003E3C2C" w:rsidRPr="00B51ECD" w:rsidRDefault="003E3C2C">
      <w:pPr>
        <w:pStyle w:val="ListParagraph"/>
        <w:numPr>
          <w:ilvl w:val="0"/>
          <w:numId w:val="39"/>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1A1A1A"/>
          <w:sz w:val="24"/>
          <w:szCs w:val="24"/>
        </w:rPr>
        <w:t>Identificación de Personas Relacionadas:</w:t>
      </w:r>
      <w:r>
        <w:rPr>
          <w:rFonts w:ascii="Calibri" w:eastAsia="Calibri" w:hAnsi="Calibri" w:cs="Calibri"/>
          <w:color w:val="1A1A1A"/>
          <w:sz w:val="24"/>
          <w:szCs w:val="24"/>
        </w:rPr>
        <w:t xml:space="preserve"> Los posibles clientes</w:t>
      </w:r>
      <w:r>
        <w:rPr>
          <w:rFonts w:ascii="Calibri" w:eastAsia="Calibri" w:hAnsi="Calibri" w:cs="Calibri"/>
          <w:color w:val="1A1A1A"/>
          <w:sz w:val="24"/>
          <w:szCs w:val="24"/>
        </w:rPr>
        <w:t xml:space="preserve"> </w:t>
      </w:r>
      <w:r>
        <w:rPr>
          <w:rFonts w:ascii="Calibri" w:eastAsia="Calibri" w:hAnsi="Calibri" w:cs="Calibri"/>
          <w:color w:val="1A1A1A"/>
          <w:sz w:val="24"/>
          <w:szCs w:val="24"/>
        </w:rPr>
        <w:t xml:space="preserve">deberán </w:t>
      </w:r>
      <w:r>
        <w:rPr>
          <w:rFonts w:ascii="Calibri" w:eastAsia="Calibri" w:hAnsi="Calibri" w:cs="Calibri"/>
          <w:color w:val="1A1A1A"/>
          <w:sz w:val="24"/>
          <w:szCs w:val="24"/>
        </w:rPr>
        <w:t xml:space="preserve">de completar </w:t>
      </w:r>
      <w:r>
        <w:rPr>
          <w:rFonts w:ascii="Calibri" w:eastAsia="Calibri" w:hAnsi="Calibri" w:cs="Calibri"/>
          <w:color w:val="000000"/>
          <w:sz w:val="24"/>
          <w:szCs w:val="24"/>
        </w:rPr>
        <w:t>el Formulario de Conoce a tu Cliente, el cual se completa por medio de la herramienta Snap Compliance la cual realiza una verificación por nombre en las listas de cautela y muestra una alerta automaticamente en caso de haber alguna coincidencia.</w:t>
      </w:r>
      <w:r>
        <w:rPr>
          <w:rFonts w:ascii="Calibri" w:eastAsia="Calibri" w:hAnsi="Calibri" w:cs="Calibri"/>
          <w:color w:val="000000"/>
          <w:sz w:val="24"/>
          <w:szCs w:val="24"/>
        </w:rPr>
        <w:t xml:space="preserve"> </w:t>
      </w:r>
    </w:p>
    <w:p w14:paraId="5149717C"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69F342B3"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26B384CA" w14:textId="51634477" w:rsidR="003E3C2C" w:rsidRPr="00B51ECD" w:rsidRDefault="003E3C2C">
      <w:pPr>
        <w:pStyle w:val="ListParagraph"/>
        <w:numPr>
          <w:ilvl w:val="0"/>
          <w:numId w:val="42"/>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Declaración formal</w:t>
      </w:r>
      <w:r>
        <w:rPr>
          <w:rFonts w:ascii="Calibri" w:eastAsia="Calibri" w:hAnsi="Calibri" w:cs="Calibri"/>
          <w:color w:val="1A1A1A"/>
          <w:sz w:val="24"/>
          <w:szCs w:val="24"/>
          <w:lang w:val="es-ES"/>
        </w:rPr>
        <w:t xml:space="preserve">: </w:t>
      </w:r>
      <w:r>
        <w:rPr>
          <w:rFonts w:ascii="Calibri" w:eastAsia="Calibri" w:hAnsi="Calibri" w:cs="Calibri"/>
          <w:color w:val="1A1A1A"/>
          <w:sz w:val="24"/>
          <w:szCs w:val="24"/>
          <w:lang w:val="es-ES"/>
        </w:rPr>
        <w:t>e</w:t>
      </w:r>
      <w:r>
        <w:rPr>
          <w:rFonts w:ascii="Calibri" w:eastAsia="Calibri" w:hAnsi="Calibri" w:cs="Calibri"/>
          <w:color w:val="1A1A1A"/>
          <w:sz w:val="24"/>
          <w:szCs w:val="24"/>
          <w:lang w:val="es-ES"/>
        </w:rPr>
        <w:t xml:space="preserve">l </w:t>
      </w:r>
      <w:r>
        <w:rPr>
          <w:rFonts w:ascii="Calibri" w:eastAsia="Calibri" w:hAnsi="Calibri" w:cs="Calibri"/>
          <w:color w:val="1A1A1A"/>
          <w:sz w:val="24"/>
          <w:szCs w:val="24"/>
          <w:lang w:val="es-ES"/>
        </w:rPr>
        <w:t xml:space="preserve">posible </w:t>
      </w:r>
      <w:r>
        <w:rPr>
          <w:rFonts w:ascii="Calibri" w:eastAsia="Calibri" w:hAnsi="Calibri" w:cs="Calibri"/>
          <w:color w:val="1A1A1A"/>
          <w:sz w:val="24"/>
          <w:szCs w:val="24"/>
          <w:lang w:val="es-ES"/>
        </w:rPr>
        <w:t xml:space="preserve">cliente deberá declarar de manera formal si él o alguna persona relacionada es considerada una PEP, y en caso afirmativo, </w:t>
      </w:r>
      <w:r>
        <w:rPr>
          <w:rFonts w:ascii="Calibri" w:eastAsia="Calibri" w:hAnsi="Calibri" w:cs="Calibri"/>
          <w:color w:val="1A1A1A"/>
          <w:sz w:val="24"/>
          <w:szCs w:val="24"/>
          <w:lang w:val="es-ES"/>
        </w:rPr>
        <w:t xml:space="preserve">deberá </w:t>
      </w:r>
      <w:r>
        <w:rPr>
          <w:rFonts w:ascii="Calibri" w:eastAsia="Calibri" w:hAnsi="Calibri" w:cs="Calibri"/>
          <w:color w:val="1A1A1A"/>
          <w:sz w:val="24"/>
          <w:szCs w:val="24"/>
          <w:lang w:val="es-ES"/>
        </w:rPr>
        <w:t>proporcionar la documentación que respalde dicha relación.</w:t>
      </w:r>
    </w:p>
    <w:p w14:paraId="0EEFA712" w14:textId="77777777" w:rsidR="00EB5513" w:rsidRDefault="00EB5513"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500B6ACE" w14:textId="6FE458B4" w:rsidR="00EB5513" w:rsidRPr="00BF6284" w:rsidRDefault="00EB5513" w:rsidP="00EB5513">
      <w:p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Además, en este mismo formulario deberán establecer el nombra</w:t>
      </w:r>
      <w:r>
        <w:rPr>
          <w:rFonts w:ascii="Calibri" w:eastAsia="Calibri" w:hAnsi="Calibri" w:cs="Calibri"/>
          <w:color w:val="000000"/>
          <w:sz w:val="24"/>
          <w:szCs w:val="24"/>
        </w:rPr>
        <w:t>miento</w:t>
      </w:r>
      <w:r>
        <w:rPr>
          <w:rFonts w:ascii="Calibri" w:eastAsia="Calibri" w:hAnsi="Calibri" w:cs="Calibri"/>
          <w:color w:val="000000"/>
          <w:sz w:val="24"/>
          <w:szCs w:val="24"/>
        </w:rPr>
        <w:t xml:space="preserve"> de sus familiares en primer y segundo grado, </w:t>
      </w:r>
      <w:r>
        <w:rPr>
          <w:rFonts w:ascii="Calibri" w:eastAsia="Calibri" w:hAnsi="Calibri" w:cs="Calibri"/>
          <w:color w:val="000000"/>
          <w:sz w:val="24"/>
          <w:szCs w:val="24"/>
        </w:rPr>
        <w:t>cónyuge</w:t>
      </w:r>
      <w:r>
        <w:rPr>
          <w:rFonts w:ascii="Calibri" w:eastAsia="Calibri" w:hAnsi="Calibri" w:cs="Calibri"/>
          <w:color w:val="000000"/>
          <w:sz w:val="24"/>
          <w:szCs w:val="24"/>
        </w:rPr>
        <w:t xml:space="preserve"> o compañeros de vida que no estén legalmente registrado</w:t>
      </w:r>
      <w:r>
        <w:rPr>
          <w:rFonts w:ascii="Calibri" w:eastAsia="Calibri" w:hAnsi="Calibri" w:cs="Calibri"/>
          <w:color w:val="000000"/>
          <w:sz w:val="24"/>
          <w:szCs w:val="24"/>
        </w:rPr>
        <w:t>s</w:t>
      </w:r>
      <w:r>
        <w:rPr>
          <w:rFonts w:ascii="Calibri" w:eastAsia="Calibri" w:hAnsi="Calibri" w:cs="Calibri"/>
          <w:color w:val="000000"/>
          <w:sz w:val="24"/>
          <w:szCs w:val="24"/>
        </w:rPr>
        <w:t xml:space="preserve"> </w:t>
        <w:lastRenderedPageBreak/>
        <w:t>como cónyuges, mismos que serán revisados en las listas de cautela por medio de la herramienta Snap Complience.</w:t>
      </w:r>
      <w:r>
        <w:rPr>
          <w:rFonts w:ascii="Calibri" w:hAnsi="Calibri" w:cs="Calibri"/>
          <w:color w:val="1A1A1A" w:themeColor="background1" w:themeShade="1A"/>
          <w:sz w:val="24"/>
          <w:szCs w:val="24"/>
        </w:rPr>
        <w:t xml:space="preserve">  Sin embargo, no serán considerados como PEP.</w:t>
      </w:r>
    </w:p>
    <w:p w14:paraId="04723A82" w14:textId="77777777" w:rsidR="00EB5513" w:rsidRPr="00EB5513" w:rsidRDefault="00EB5513"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4C9D29B" w14:textId="4BDE3567" w:rsidR="001815AC" w:rsidRPr="0057078F" w:rsidDel="003E3C2C" w:rsidRDefault="003E3C2C">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 </w:t>
      </w:r>
    </w:p>
    <w:p w14:paraId="00BA1F98" w14:textId="6A7B0DF8"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Las personas que en el proceso de vinculación se identifiquen que son </w:t>
      </w:r>
      <w:r>
        <w:rPr>
          <w:rFonts w:ascii="Calibri" w:eastAsia="Calibri" w:hAnsi="Calibri" w:cs="Calibri"/>
          <w:color w:val="1A1A1A"/>
          <w:sz w:val="24"/>
          <w:szCs w:val="24"/>
        </w:rPr>
        <w:t>Expuestos Politicamente</w:t>
      </w:r>
      <w:r>
        <w:rPr>
          <w:rFonts w:ascii="Calibri" w:eastAsia="Calibri" w:hAnsi="Calibri" w:cs="Calibri"/>
          <w:color w:val="1A1A1A"/>
          <w:sz w:val="24"/>
          <w:szCs w:val="24"/>
        </w:rPr>
        <w:t>, o</w:t>
      </w:r>
      <w:r>
        <w:rPr>
          <w:rFonts w:ascii="Calibri" w:eastAsia="Calibri" w:hAnsi="Calibri" w:cs="Calibri"/>
          <w:color w:val="1A1A1A"/>
          <w:sz w:val="24"/>
          <w:szCs w:val="24"/>
        </w:rPr>
        <w:t xml:space="preserve"> que, </w:t>
      </w:r>
      <w:r>
        <w:rPr>
          <w:rFonts w:ascii="Calibri" w:eastAsia="Calibri" w:hAnsi="Calibri" w:cs="Calibri"/>
          <w:color w:val="1A1A1A"/>
          <w:sz w:val="24"/>
          <w:szCs w:val="24"/>
        </w:rPr>
        <w:t>son Per</w:t>
      </w:r>
      <w:r>
        <w:rPr>
          <w:rFonts w:ascii="Calibri" w:eastAsia="Calibri" w:hAnsi="Calibri" w:cs="Calibri"/>
          <w:color w:val="1A1A1A"/>
          <w:sz w:val="24"/>
          <w:szCs w:val="24"/>
        </w:rPr>
        <w:t>sona Relacionada</w:t>
      </w:r>
      <w:r>
        <w:rPr>
          <w:rFonts w:ascii="Calibri" w:eastAsia="Calibri" w:hAnsi="Calibri" w:cs="Calibri"/>
          <w:color w:val="1A1A1A"/>
          <w:sz w:val="24"/>
          <w:szCs w:val="24"/>
        </w:rPr>
        <w:t xml:space="preserve">, adicional a la documentación que se debe de solicitar en virtud de la debida diligencia intensificada, deberán presentar documentación adicional que establezca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w:t>
      </w:r>
    </w:p>
    <w:p w14:paraId="7F5ACB6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9A9CA3F" w14:textId="27D8F5B6"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bookmarkStart w:id="947" w:name="_Hlk176953062"/>
      <w:r>
        <w:rPr>
          <w:rFonts w:ascii="Calibri" w:eastAsia="Calibri" w:hAnsi="Calibri" w:cs="Calibri"/>
          <w:color w:val="1A1A1A"/>
          <w:sz w:val="24"/>
          <w:szCs w:val="24"/>
          <w:lang w:val="es-ES"/>
        </w:rPr>
        <w:t>Una vez concluida la evaluación del cliente, se procederá a archivar l</w:t>
      </w:r>
      <w:r>
        <w:rPr>
          <w:rFonts w:ascii="Calibri" w:eastAsia="Calibri" w:hAnsi="Calibri" w:cs="Calibri"/>
          <w:color w:val="1A1A1A"/>
          <w:sz w:val="24"/>
          <w:szCs w:val="24"/>
          <w:lang w:val="es-ES"/>
        </w:rPr>
        <w:t xml:space="preserve">a información </w:t>
      </w:r>
      <w:r>
        <w:rPr>
          <w:rFonts w:ascii="Calibri" w:eastAsia="Calibri" w:hAnsi="Calibri" w:cs="Calibri"/>
          <w:color w:val="1A1A1A"/>
          <w:sz w:val="24"/>
          <w:szCs w:val="24"/>
          <w:lang w:val="es-ES"/>
        </w:rPr>
        <w:t>proporcionada por</w:t>
      </w:r>
      <w:r>
        <w:rPr>
          <w:rFonts w:ascii="Calibri" w:eastAsia="Calibri" w:hAnsi="Calibri" w:cs="Calibri"/>
          <w:color w:val="1A1A1A"/>
          <w:sz w:val="24"/>
          <w:szCs w:val="24"/>
          <w:lang w:val="es-ES"/>
        </w:rPr>
        <w:t xml:space="preserve"> el cliente</w:t>
      </w:r>
      <w:r>
        <w:rPr>
          <w:rFonts w:ascii="Calibri" w:eastAsia="Calibri" w:hAnsi="Calibri" w:cs="Calibri"/>
          <w:color w:val="1A1A1A"/>
          <w:sz w:val="24"/>
          <w:szCs w:val="24"/>
          <w:lang w:val="es-ES"/>
        </w:rPr>
        <w:t xml:space="preserve"> </w:t>
      </w:r>
      <w:r>
        <w:rPr>
          <w:rFonts w:ascii="Calibri" w:eastAsia="Calibri" w:hAnsi="Calibri" w:cs="Calibri"/>
          <w:color w:val="1A1A1A"/>
          <w:sz w:val="24"/>
          <w:szCs w:val="24"/>
          <w:lang w:val="es-ES"/>
        </w:rPr>
        <w:t>en</w:t>
      </w:r>
      <w:r>
        <w:rPr>
          <w:rFonts w:ascii="Calibri" w:eastAsia="Calibri" w:hAnsi="Calibri" w:cs="Calibri"/>
          <w:color w:val="1A1A1A"/>
          <w:sz w:val="24"/>
          <w:szCs w:val="24"/>
          <w:lang w:val="es-ES"/>
        </w:rPr>
        <w:t xml:space="preserve"> un</w:t>
      </w:r>
      <w:r>
        <w:rPr>
          <w:rFonts w:ascii="Calibri" w:eastAsia="Calibri" w:hAnsi="Calibri" w:cs="Calibri"/>
          <w:color w:val="1A1A1A"/>
          <w:sz w:val="24"/>
          <w:szCs w:val="24"/>
          <w:lang w:val="es-ES"/>
        </w:rPr>
        <w:t xml:space="preserve"> Registro,</w:t>
      </w:r>
      <w:r>
        <w:rPr>
          <w:rFonts w:ascii="Calibri" w:eastAsia="Calibri" w:hAnsi="Calibri" w:cs="Calibri"/>
          <w:color w:val="1A1A1A"/>
          <w:sz w:val="24"/>
          <w:szCs w:val="24"/>
          <w:lang w:val="es-ES"/>
        </w:rPr>
        <w:t xml:space="preserve"> así como </w:t>
      </w:r>
      <w:r>
        <w:rPr>
          <w:rFonts w:ascii="Calibri" w:eastAsia="Calibri" w:hAnsi="Calibri" w:cs="Calibri"/>
          <w:color w:val="1A1A1A"/>
          <w:sz w:val="24"/>
          <w:szCs w:val="24"/>
          <w:lang w:val="es-ES"/>
        </w:rPr>
        <w:t xml:space="preserve">cualquier documentación </w:t>
      </w:r>
      <w:r>
        <w:rPr>
          <w:rFonts w:ascii="Calibri" w:eastAsia="Calibri" w:hAnsi="Calibri" w:cs="Calibri"/>
          <w:color w:val="1A1A1A"/>
          <w:sz w:val="24"/>
          <w:szCs w:val="24"/>
          <w:lang w:val="es-ES"/>
        </w:rPr>
        <w:t>relacionad</w:t>
      </w:r>
      <w:r>
        <w:rPr>
          <w:rFonts w:ascii="Calibri" w:eastAsia="Calibri" w:hAnsi="Calibri" w:cs="Calibri"/>
          <w:color w:val="1A1A1A"/>
          <w:sz w:val="24"/>
          <w:szCs w:val="24"/>
          <w:lang w:val="es-ES"/>
        </w:rPr>
        <w:t>a</w:t>
      </w:r>
      <w:r>
        <w:rPr>
          <w:rFonts w:ascii="Calibri" w:eastAsia="Calibri" w:hAnsi="Calibri" w:cs="Calibri"/>
          <w:color w:val="1A1A1A"/>
          <w:sz w:val="24"/>
          <w:szCs w:val="24"/>
          <w:lang w:val="es-ES"/>
        </w:rPr>
        <w:t xml:space="preserve"> con la relación comercial entre Propi y el cliente. El </w:t>
      </w:r>
      <w:r>
        <w:rPr>
          <w:rFonts w:ascii="Calibri" w:eastAsia="Calibri" w:hAnsi="Calibri" w:cs="Calibri"/>
          <w:color w:val="1A1A1A"/>
          <w:sz w:val="24"/>
          <w:szCs w:val="24"/>
          <w:lang w:val="es-ES"/>
        </w:rPr>
        <w:t>Registro</w:t>
      </w:r>
      <w:r>
        <w:rPr>
          <w:rFonts w:ascii="Calibri" w:eastAsia="Calibri" w:hAnsi="Calibri" w:cs="Calibri"/>
          <w:color w:val="1A1A1A"/>
          <w:sz w:val="24"/>
          <w:szCs w:val="24"/>
          <w:lang w:val="es-ES"/>
        </w:rPr>
        <w:t xml:space="preserve"> de esta información se llevará a cabo </w:t>
      </w:r>
      <w:r>
        <w:rPr>
          <w:rFonts w:ascii="Calibri" w:eastAsia="Calibri" w:hAnsi="Calibri" w:cs="Calibri"/>
          <w:color w:val="1A1A1A"/>
          <w:sz w:val="24"/>
          <w:szCs w:val="24"/>
          <w:lang w:val="es-ES"/>
        </w:rPr>
        <w:t xml:space="preserve">en formato digital, manteniéndose una copia en la plataforma Snap Compliance.</w:t>
      </w:r>
    </w:p>
    <w:p w14:paraId="21791160" w14:textId="77777777" w:rsidR="00700EB3" w:rsidRPr="0057078F" w:rsidRDefault="00700EB3"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2C17AC67" w14:textId="1AACF2B9"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Cuando se determine que un posible cliente es una Persona Políticamente Expuesta o Persona Relacionada, dicha condición se mantendrá durante el tiempo que ocupe el cargo y por un período de tres (3) años después de haberlo dejado.</w:t>
      </w:r>
    </w:p>
    <w:bookmarkEnd w:id="947"/>
    <w:p w14:paraId="4D67C627" w14:textId="77777777" w:rsidR="00700EB3" w:rsidRPr="0057078F" w:rsidRDefault="00700EB3"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593A2FAB" w14:textId="3C8A8D1D"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w:t>
      </w:r>
      <w:r>
        <w:rPr>
          <w:rFonts w:ascii="Calibri" w:eastAsia="Calibri" w:hAnsi="Calibri" w:cs="Calibri"/>
          <w:color w:val="1A1A1A"/>
          <w:sz w:val="24"/>
          <w:szCs w:val="24"/>
        </w:rPr>
        <w:t>Asamblea de Accionistas</w:t>
      </w:r>
      <w:r>
        <w:rPr>
          <w:rFonts w:ascii="Calibri" w:eastAsia="Calibri" w:hAnsi="Calibri" w:cs="Calibri"/>
          <w:color w:val="1A1A1A"/>
          <w:sz w:val="24"/>
          <w:szCs w:val="24"/>
        </w:rPr>
        <w:t xml:space="preserve"> para establecer o continuar relaciones comerciales con aquellos clientes o contrapartes calificadas como PEP´s, en tal sentido, el </w:t>
      </w:r>
      <w:r>
        <w:rPr>
          <w:rFonts w:ascii="Calibri" w:eastAsia="Calibri" w:hAnsi="Calibri" w:cs="Calibri"/>
          <w:color w:val="1A1A1A"/>
          <w:sz w:val="24"/>
          <w:szCs w:val="24"/>
        </w:rPr>
        <w:t xml:space="preserve">Oficial de Cumplimiento </w:t>
      </w:r>
      <w:r>
        <w:rPr>
          <w:rFonts w:ascii="Calibri" w:eastAsia="Calibri" w:hAnsi="Calibri" w:cs="Calibri"/>
          <w:color w:val="1A1A1A"/>
          <w:sz w:val="24"/>
          <w:szCs w:val="24"/>
        </w:rPr>
        <w:t>deberá de dar su aprobación para vincular a los clientes catalogados como PEP´s, firmando el formulario “CONOCE A TU CLIENTE Y DECLARACION JURADA”.</w:t>
      </w:r>
    </w:p>
    <w:p w14:paraId="2843A51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6212165" w14:textId="77777777" w:rsidR="001815AC" w:rsidRPr="0057078F" w:rsidRDefault="00000000" w:rsidP="0057078F">
      <w:pPr>
        <w:pStyle w:val="Heading2"/>
        <w:numPr>
          <w:ilvl w:val="1"/>
          <w:numId w:val="28"/>
        </w:numPr>
        <w:spacing w:line="276" w:lineRule="auto"/>
        <w:rPr>
          <w:rFonts w:cs="Calibri"/>
        </w:rPr>
      </w:pPr>
      <w:bookmarkStart w:id="976" w:name="_Toc176997905"/>
      <w:r>
        <w:rPr>
          <w:rFonts w:cs="Calibri"/>
        </w:rPr>
        <w:t>NORMAS GENERALES DE DEBIDA DILIGENCIA</w:t>
      </w:r>
      <w:bookmarkEnd w:id="976"/>
    </w:p>
    <w:p w14:paraId="000B08D2" w14:textId="77777777" w:rsidR="001815AC" w:rsidRPr="0057078F" w:rsidRDefault="00000000" w:rsidP="0057078F">
      <w:pPr>
        <w:pStyle w:val="Heading3"/>
        <w:numPr>
          <w:ilvl w:val="2"/>
          <w:numId w:val="18"/>
        </w:numPr>
        <w:spacing w:line="276" w:lineRule="auto"/>
        <w:ind w:left="2160" w:hanging="180"/>
        <w:jc w:val="both"/>
        <w:rPr>
          <w:rFonts w:ascii="Calibri" w:eastAsia="Calibri" w:hAnsi="Calibri" w:cs="Calibri"/>
          <w:color w:val="1A1A1A"/>
          <w:sz w:val="24"/>
          <w:szCs w:val="24"/>
        </w:rPr>
      </w:pPr>
      <w:bookmarkStart w:id="977" w:name="_Toc176997906"/>
      <w:r>
        <w:rPr>
          <w:rFonts w:ascii="Calibri" w:eastAsia="Calibri" w:hAnsi="Calibri" w:cs="Calibri"/>
          <w:color w:val="1A1A1A"/>
          <w:sz w:val="24"/>
          <w:szCs w:val="24"/>
        </w:rPr>
        <w:t>Clientes no aceptados</w:t>
      </w:r>
      <w:bookmarkEnd w:id="977"/>
    </w:p>
    <w:p w14:paraId="425E0DB2" w14:textId="11529925"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bCs/>
          <w:color w:val="1A1A1A"/>
          <w:sz w:val="24"/>
          <w:szCs w:val="24"/>
        </w:rPr>
        <w:t>Propi</w:t>
      </w:r>
      <w:r>
        <w:rPr>
          <w:rFonts w:ascii="Calibri" w:eastAsia="Calibri" w:hAnsi="Calibri" w:cs="Calibri"/>
          <w:color w:val="1A1A1A"/>
          <w:sz w:val="24"/>
          <w:szCs w:val="24"/>
        </w:rPr>
        <w:t xml:space="preserve"> expresamente declara no aceptar como clientes a personas naturales o jurídicas que:</w:t>
      </w:r>
    </w:p>
    <w:p w14:paraId="2D40425A" w14:textId="421D6555"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potencial cliente o sus representantes legales, miembros de la Administración o Junta Directiva, accionistas que posean más de un 10% del capital social, se encuentren incluidos en alguna de las listas de bloqueo relacionadas a los delitos de Lavado de Activos y/o Financiamiento del Terrorismo, tales como: lista Interpol (Organización International de Policía Criminal), OFAC (Office of Foreign Assets Control), ONU (Organización de las Naciones Unidas) u otra lista que </w:t>
      </w:r>
      <w:r>
        <w:rPr>
          <w:rFonts w:ascii="Calibri" w:eastAsia="Calibri" w:hAnsi="Calibri" w:cs="Calibri"/>
          <w:b/>
          <w:color w:val="1A1A1A"/>
          <w:sz w:val="24"/>
          <w:szCs w:val="24"/>
        </w:rPr>
        <w:t>Propi</w:t>
      </w:r>
      <w:r>
        <w:rPr>
          <w:rFonts w:ascii="Calibri" w:eastAsia="Calibri" w:hAnsi="Calibri" w:cs="Calibri"/>
          <w:color w:val="1A1A1A"/>
          <w:sz w:val="24"/>
          <w:szCs w:val="24"/>
        </w:rPr>
        <w:t>, a trav</w:t>
      </w:r>
      <w:r>
        <w:rPr>
          <w:rFonts w:ascii="Calibri" w:eastAsia="Calibri" w:hAnsi="Calibri" w:cs="Calibri"/>
          <w:color w:val="1A1A1A"/>
          <w:sz w:val="24"/>
          <w:szCs w:val="24"/>
        </w:rPr>
        <w:t>é</w:t>
      </w:r>
      <w:r>
        <w:rPr>
          <w:rFonts w:ascii="Calibri" w:eastAsia="Calibri" w:hAnsi="Calibri" w:cs="Calibri"/>
          <w:color w:val="1A1A1A"/>
          <w:sz w:val="24"/>
          <w:szCs w:val="24"/>
        </w:rPr>
        <w:t>s</w:t>
      </w:r>
      <w:r>
        <w:rPr>
          <w:rFonts w:ascii="Calibri" w:eastAsia="Calibri" w:hAnsi="Calibri" w:cs="Calibri"/>
          <w:color w:val="1A1A1A"/>
          <w:sz w:val="24"/>
          <w:szCs w:val="24"/>
        </w:rPr>
        <w:t xml:space="preserve"> de su Oficial de Cumpl</w:t>
      </w:r>
      <w:r>
        <w:rPr>
          <w:rFonts w:ascii="Calibri" w:eastAsia="Calibri" w:hAnsi="Calibri" w:cs="Calibri"/>
          <w:color w:val="1A1A1A"/>
          <w:sz w:val="24"/>
          <w:szCs w:val="24"/>
        </w:rPr>
        <w:t>imiento,</w:t>
      </w:r>
      <w:r>
        <w:rPr>
          <w:rFonts w:ascii="Calibri" w:eastAsia="Calibri" w:hAnsi="Calibri" w:cs="Calibri"/>
          <w:color w:val="1A1A1A"/>
          <w:sz w:val="24"/>
          <w:szCs w:val="24"/>
        </w:rPr>
        <w:t xml:space="preserve"> establezca.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deberá realizar esta verificación y la evidencia deberá archivarse en el expediente del cliente.</w:t>
      </w:r>
    </w:p>
    <w:p w14:paraId="6AECA911" w14:textId="71FC7AD4" w:rsidR="003E3C2C" w:rsidRPr="0057078F" w:rsidRDefault="003E3C2C"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Que la persona no sea capaz de comprobar fehacientemente </w:t>
      </w:r>
      <w:r>
        <w:rPr>
          <w:rFonts w:ascii="Calibri" w:eastAsia="Calibri" w:hAnsi="Calibri" w:cs="Calibri"/>
          <w:color w:val="1A1A1A"/>
          <w:sz w:val="24"/>
          <w:szCs w:val="24"/>
        </w:rPr>
        <w:t>qué</w:t>
      </w:r>
      <w:r>
        <w:rPr>
          <w:rFonts w:ascii="Calibri" w:eastAsia="Calibri" w:hAnsi="Calibri" w:cs="Calibri"/>
          <w:color w:val="1A1A1A"/>
          <w:sz w:val="24"/>
          <w:szCs w:val="24"/>
        </w:rPr>
        <w:t xml:space="preserve"> relación </w:t>
      </w:r>
      <w:r>
        <w:rPr>
          <w:rFonts w:ascii="Calibri" w:eastAsia="Calibri" w:hAnsi="Calibri" w:cs="Calibri"/>
          <w:color w:val="1A1A1A"/>
          <w:sz w:val="24"/>
          <w:szCs w:val="24"/>
        </w:rPr>
        <w:t xml:space="preserve">ostenta </w:t>
      </w:r>
      <w:r>
        <w:rPr>
          <w:rFonts w:ascii="Calibri" w:eastAsia="Calibri" w:hAnsi="Calibri" w:cs="Calibri"/>
          <w:color w:val="1A1A1A"/>
          <w:sz w:val="24"/>
          <w:szCs w:val="24"/>
        </w:rPr>
        <w:t>con la</w:t>
      </w:r>
      <w:r>
        <w:rPr>
          <w:rFonts w:ascii="Calibri" w:eastAsia="Calibri" w:hAnsi="Calibri" w:cs="Calibri"/>
          <w:color w:val="1A1A1A"/>
          <w:sz w:val="24"/>
          <w:szCs w:val="24"/>
        </w:rPr>
        <w:t xml:space="preserve"> cuenta que utilizará para realizar transacciones. </w:t>
      </w:r>
    </w:p>
    <w:p w14:paraId="153E5243"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Se disponga alguna información confiable de la que se deduzca que pudieran estar relacionadas con actividades delictivas que generen lavado de dinero o vinculadas al terrorismo.</w:t>
      </w:r>
    </w:p>
    <w:p w14:paraId="12E68678"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Comercialicen productos y/o presten servicios prohibidos por la ley.</w:t>
      </w:r>
    </w:p>
    <w:p w14:paraId="30C170ED"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Se rehúsen a facilitar la información o la documentación que se requiera.</w:t>
      </w:r>
    </w:p>
    <w:p w14:paraId="08160AF1"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Tengan negocios en los que, por su naturaleza, sea imposible la verificación de la legitimidad de las actividades o la procedencia de los fondos.</w:t>
      </w:r>
    </w:p>
    <w:p w14:paraId="50AE8708" w14:textId="77777777" w:rsidR="001815AC" w:rsidRPr="0057078F" w:rsidRDefault="00000000" w:rsidP="0057078F">
      <w:pPr>
        <w:numPr>
          <w:ilvl w:val="0"/>
          <w:numId w:val="6"/>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Comercialicen productos y/o presten servicios ilegales.</w:t>
      </w:r>
    </w:p>
    <w:p w14:paraId="527F22AF"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262792D" w14:textId="099DE23E"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el caso que algún Cliente de riesgo se encuentre bajo alguna de las causales anteriores,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con la finalidad de prevenir ser utilizada directa o indirectamente para el Lavado de Activos y/o canalización de recursos para el Financiamiento del Terrorismo, deberá tomar las medidas respectivas para terminar la relación comercial y</w:t>
      </w:r>
      <w:r>
        <w:rPr>
          <w:rFonts w:ascii="Calibri" w:eastAsia="Calibri" w:hAnsi="Calibri" w:cs="Calibri"/>
          <w:color w:val="1A1A1A"/>
          <w:sz w:val="24"/>
          <w:szCs w:val="24"/>
        </w:rPr>
        <w:t>, a trav</w:t>
      </w:r>
      <w:r>
        <w:rPr>
          <w:rFonts w:ascii="Calibri" w:eastAsia="Calibri" w:hAnsi="Calibri" w:cs="Calibri"/>
          <w:color w:val="1A1A1A"/>
          <w:sz w:val="24"/>
          <w:szCs w:val="24"/>
        </w:rPr>
        <w:t>és</w:t>
      </w:r>
      <w:r>
        <w:rPr>
          <w:rFonts w:ascii="Calibri" w:eastAsia="Calibri" w:hAnsi="Calibri" w:cs="Calibri"/>
          <w:color w:val="1A1A1A"/>
          <w:sz w:val="24"/>
          <w:szCs w:val="24"/>
        </w:rPr>
        <w:t>s</w:t>
      </w:r>
      <w:r>
        <w:rPr>
          <w:rFonts w:ascii="Calibri" w:eastAsia="Calibri" w:hAnsi="Calibri" w:cs="Calibri"/>
          <w:color w:val="1A1A1A"/>
          <w:sz w:val="24"/>
          <w:szCs w:val="24"/>
        </w:rPr>
        <w:t xml:space="preserve"> del Oficial de Cumplimient</w:t>
      </w:r>
      <w:r>
        <w:rPr>
          <w:rFonts w:ascii="Calibri" w:eastAsia="Calibri" w:hAnsi="Calibri" w:cs="Calibri"/>
          <w:color w:val="1A1A1A"/>
          <w:sz w:val="24"/>
          <w:szCs w:val="24"/>
        </w:rPr>
        <w:t xml:space="preserve">o, </w:t>
      </w:r>
      <w:r>
        <w:rPr>
          <w:rFonts w:ascii="Calibri" w:eastAsia="Calibri" w:hAnsi="Calibri" w:cs="Calibri"/>
          <w:color w:val="1A1A1A"/>
          <w:sz w:val="24"/>
          <w:szCs w:val="24"/>
        </w:rPr>
        <w:t xml:space="preserve">se deberá enviar el reporte respectivo a la </w:t>
      </w:r>
      <w:r>
        <w:rPr>
          <w:rFonts w:ascii="Calibri" w:eastAsia="Calibri" w:hAnsi="Calibri" w:cs="Calibri"/>
          <w:color w:val="1A1A1A"/>
          <w:sz w:val="24"/>
          <w:szCs w:val="24"/>
        </w:rPr>
        <w:t>Super Intendencia de Bancos a travez de la Intendencia de Verificación Especial</w:t>
      </w:r>
      <w:r>
        <w:rPr>
          <w:rFonts w:ascii="Calibri" w:eastAsia="Calibri" w:hAnsi="Calibri" w:cs="Calibri"/>
          <w:color w:val="1A1A1A"/>
          <w:sz w:val="24"/>
          <w:szCs w:val="24"/>
        </w:rPr>
        <w:t>.</w:t>
      </w:r>
    </w:p>
    <w:p w14:paraId="46CF98E0"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528A803" w14:textId="77777777" w:rsidR="001815AC" w:rsidRPr="0057078F" w:rsidRDefault="00000000" w:rsidP="0057078F">
      <w:pPr>
        <w:pStyle w:val="Heading3"/>
        <w:numPr>
          <w:ilvl w:val="2"/>
          <w:numId w:val="18"/>
        </w:numPr>
        <w:spacing w:line="276" w:lineRule="auto"/>
        <w:jc w:val="both"/>
        <w:rPr>
          <w:rFonts w:ascii="Calibri" w:eastAsia="Calibri" w:hAnsi="Calibri" w:cs="Calibri"/>
          <w:color w:val="1A1A1A"/>
          <w:sz w:val="24"/>
          <w:szCs w:val="24"/>
        </w:rPr>
      </w:pPr>
      <w:bookmarkStart w:id="1012" w:name="_Toc176997907"/>
      <w:r>
        <w:rPr>
          <w:rFonts w:ascii="Calibri" w:eastAsia="Calibri" w:hAnsi="Calibri" w:cs="Calibri"/>
          <w:color w:val="1A1A1A"/>
          <w:sz w:val="24"/>
          <w:szCs w:val="24"/>
        </w:rPr>
        <w:t>Procedencia de fondos</w:t>
      </w:r>
      <w:bookmarkEnd w:id="1012"/>
    </w:p>
    <w:p w14:paraId="23C23E61" w14:textId="59E9DB28"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o el personal de negocios, cuando identifiquen que una operación o transacción no está acorde al perfil transaccional de un cliente o contraparte, o en virtud de la aplicación de l</w:t>
      </w:r>
      <w:r>
        <w:rPr>
          <w:rFonts w:ascii="Calibri" w:eastAsia="Calibri" w:hAnsi="Calibri" w:cs="Calibri"/>
          <w:color w:val="1A1A1A"/>
          <w:sz w:val="24"/>
          <w:szCs w:val="24"/>
        </w:rPr>
        <w:t xml:space="preserve">os mecanismos de </w:t>
      </w:r>
      <w:r>
        <w:rPr>
          <w:rFonts w:ascii="Calibri" w:eastAsia="Calibri" w:hAnsi="Calibri" w:cs="Calibri"/>
          <w:color w:val="1A1A1A"/>
          <w:sz w:val="24"/>
          <w:szCs w:val="24"/>
        </w:rPr>
        <w:t xml:space="preserve">Debida Diligencia </w:t>
      </w:r>
      <w:r>
        <w:rPr>
          <w:rFonts w:ascii="Calibri" w:eastAsia="Calibri" w:hAnsi="Calibri" w:cs="Calibri"/>
          <w:color w:val="1A1A1A"/>
          <w:sz w:val="24"/>
          <w:szCs w:val="24"/>
        </w:rPr>
        <w:t xml:space="preserve">Intensificada </w:t>
      </w:r>
      <w:r>
        <w:rPr>
          <w:rFonts w:ascii="Calibri" w:eastAsia="Calibri" w:hAnsi="Calibri" w:cs="Calibri"/>
          <w:color w:val="1A1A1A"/>
          <w:sz w:val="24"/>
          <w:szCs w:val="24"/>
        </w:rPr>
        <w:t>podrán solicitar a los clientes o contrapartes, el documento de procedencia u origen de fondos</w:t>
      </w:r>
      <w:r>
        <w:rPr>
          <w:rFonts w:ascii="Calibri" w:eastAsia="Calibri" w:hAnsi="Calibri" w:cs="Calibri"/>
          <w:color w:val="1A1A1A"/>
          <w:sz w:val="24"/>
          <w:szCs w:val="24"/>
        </w:rPr>
        <w:t>. P</w:t>
      </w:r>
      <w:r>
        <w:rPr>
          <w:rFonts w:ascii="Calibri" w:eastAsia="Calibri" w:hAnsi="Calibri" w:cs="Calibri"/>
          <w:color w:val="1A1A1A"/>
          <w:sz w:val="24"/>
          <w:szCs w:val="24"/>
        </w:rPr>
        <w:t xml:space="preserve">ara ello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solicitar cualquier información y documentación financiera o mercantil, contable, tributaria, representativa de la propiedad, posesión o tenencia de bienes muebles e inmuebles, constancia de sueldos, o ingresos que justifiquen la transacción.</w:t>
      </w:r>
    </w:p>
    <w:p w14:paraId="6DDFC70F"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CE470A7" w14:textId="77777777" w:rsidR="001815AC" w:rsidRPr="0057078F" w:rsidRDefault="00000000" w:rsidP="0057078F">
      <w:pPr>
        <w:pStyle w:val="Heading3"/>
        <w:numPr>
          <w:ilvl w:val="2"/>
          <w:numId w:val="18"/>
        </w:numPr>
        <w:spacing w:line="276" w:lineRule="auto"/>
        <w:ind w:left="2160" w:hanging="180"/>
        <w:jc w:val="both"/>
        <w:rPr>
          <w:rFonts w:ascii="Calibri" w:eastAsia="Calibri" w:hAnsi="Calibri" w:cs="Calibri"/>
          <w:color w:val="1A1A1A"/>
          <w:sz w:val="24"/>
          <w:szCs w:val="24"/>
        </w:rPr>
      </w:pPr>
      <w:bookmarkStart w:id="1022" w:name="_Toc176997908"/>
      <w:r>
        <w:rPr>
          <w:rFonts w:ascii="Calibri" w:eastAsia="Calibri" w:hAnsi="Calibri" w:cs="Calibri"/>
          <w:color w:val="1A1A1A"/>
          <w:sz w:val="24"/>
          <w:szCs w:val="24"/>
        </w:rPr>
        <w:t>Actualización de información de clientes</w:t>
      </w:r>
      <w:bookmarkEnd w:id="1022"/>
    </w:p>
    <w:p w14:paraId="22C28738"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verificará y actualizará periódicamente los datos recolectados de los clientes que por su naturaleza puedan variar (dirección, teléfono, actividad económica, origen de los recursos, composición accionaria etc.), a los clientes catalogados como de alto riesgo las actualizaciones de la información deberán de realizarse una vez al año o cuando sea necesario.</w:t>
      </w:r>
    </w:p>
    <w:p w14:paraId="3F3E4000" w14:textId="77777777" w:rsidR="003E3C2C" w:rsidRPr="0057078F" w:rsidRDefault="003E3C2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BCA2CF0" w14:textId="0A2BEC48"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Se deberá establecer como obligación del cliente </w:t>
      </w:r>
      <w:r>
        <w:rPr>
          <w:rFonts w:ascii="Calibri" w:eastAsia="Calibri" w:hAnsi="Calibri" w:cs="Calibri"/>
          <w:color w:val="1A1A1A"/>
          <w:sz w:val="24"/>
          <w:szCs w:val="24"/>
        </w:rPr>
        <w:t xml:space="preserve">el deber de informar cualquier cambio de los datos anteriormente indicados. </w:t>
      </w:r>
    </w:p>
    <w:p w14:paraId="362AB281"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F0EC500" w14:textId="33F9929A"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requerir la actualización de la información del cliente </w:t>
      </w:r>
      <w:r>
        <w:rPr>
          <w:rFonts w:ascii="Calibri" w:eastAsia="Calibri" w:hAnsi="Calibri" w:cs="Calibri"/>
          <w:color w:val="1A1A1A"/>
          <w:sz w:val="24"/>
          <w:szCs w:val="24"/>
        </w:rPr>
        <w:t>a través de cualquier medio, sea este por correspondencia a la última dirección física o correo electrónico declarado por el cliente, mediante el uso de tecnologías de la información que permitan validar el requerimiento de la información solicitada.</w:t>
      </w:r>
    </w:p>
    <w:p w14:paraId="14A8451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66ECCF6"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realizar la actualización de datos del cliente en cualquier momento, cuando en previo análisis se determine su exposición a un mayor grado al riesgo de LDA/FT/FPADM.</w:t>
      </w:r>
    </w:p>
    <w:p w14:paraId="034E6DFE" w14:textId="77777777" w:rsidR="00700EB3" w:rsidRPr="0057078F" w:rsidRDefault="00700EB3"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3B9B1CA" w14:textId="70BFA5F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negativa del cliente de brindar la información solicitada por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deberá quedar documentada.</w:t>
      </w:r>
    </w:p>
    <w:p w14:paraId="75E6639A" w14:textId="77777777" w:rsidR="001815AC" w:rsidRPr="0057078F" w:rsidRDefault="00000000" w:rsidP="0057078F">
      <w:pPr>
        <w:pStyle w:val="Heading3"/>
        <w:numPr>
          <w:ilvl w:val="2"/>
          <w:numId w:val="18"/>
        </w:numPr>
        <w:spacing w:line="276" w:lineRule="auto"/>
        <w:ind w:left="2160" w:hanging="180"/>
        <w:jc w:val="both"/>
        <w:rPr>
          <w:rFonts w:ascii="Calibri" w:eastAsia="Calibri" w:hAnsi="Calibri" w:cs="Calibri"/>
          <w:color w:val="1A1A1A"/>
          <w:sz w:val="24"/>
          <w:szCs w:val="24"/>
        </w:rPr>
      </w:pPr>
      <w:bookmarkStart w:id="1027" w:name="_Toc176997909"/>
      <w:r>
        <w:rPr>
          <w:rFonts w:ascii="Calibri" w:eastAsia="Calibri" w:hAnsi="Calibri" w:cs="Calibri"/>
          <w:color w:val="1A1A1A"/>
          <w:sz w:val="24"/>
          <w:szCs w:val="24"/>
        </w:rPr>
        <w:t>Mantenimiento y finalización de relaciones contractuales</w:t>
      </w:r>
      <w:bookmarkEnd w:id="1027"/>
    </w:p>
    <w:p w14:paraId="22880741" w14:textId="77777777" w:rsidR="001815AC" w:rsidRPr="0057078F" w:rsidRDefault="001815AC" w:rsidP="0057078F">
      <w:pPr>
        <w:pBdr>
          <w:top w:val="nil"/>
          <w:left w:val="nil"/>
          <w:bottom w:val="nil"/>
          <w:right w:val="nil"/>
          <w:between w:val="nil"/>
        </w:pBdr>
        <w:spacing w:after="0" w:line="276" w:lineRule="auto"/>
        <w:ind w:left="720" w:firstLine="720"/>
        <w:jc w:val="both"/>
        <w:rPr>
          <w:rFonts w:ascii="Calibri" w:eastAsia="Calibri" w:hAnsi="Calibri" w:cs="Calibri"/>
          <w:color w:val="1A1A1A"/>
          <w:sz w:val="24"/>
          <w:szCs w:val="24"/>
        </w:rPr>
      </w:pPr>
    </w:p>
    <w:p w14:paraId="578B0946" w14:textId="00354D7B" w:rsidR="001815AC" w:rsidRPr="0057078F" w:rsidRDefault="00000000"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Cuando </w:t>
      </w:r>
      <w:r>
        <w:rPr>
          <w:rFonts w:ascii="Calibri" w:eastAsia="Calibri" w:hAnsi="Calibri" w:cs="Calibri"/>
          <w:b/>
          <w:color w:val="1A1A1A"/>
          <w:sz w:val="24"/>
          <w:szCs w:val="24"/>
        </w:rPr>
        <w:t>Propi</w:t>
      </w:r>
      <w:r>
        <w:rPr>
          <w:rFonts w:ascii="Calibri" w:eastAsia="Calibri" w:hAnsi="Calibri" w:cs="Calibri"/>
          <w:b/>
          <w:color w:val="1A1A1A"/>
          <w:sz w:val="24"/>
          <w:szCs w:val="24"/>
        </w:rPr>
        <w:t>,</w:t>
      </w:r>
      <w:r>
        <w:rPr>
          <w:rFonts w:ascii="Calibri" w:eastAsia="Calibri" w:hAnsi="Calibri" w:cs="Calibri"/>
          <w:color w:val="1A1A1A"/>
          <w:sz w:val="24"/>
          <w:szCs w:val="24"/>
        </w:rPr>
        <w:t xml:space="preserve"> luego de realizar un análisis con los elementos objetivos de riesgo del cliente</w:t>
      </w:r>
      <w:r>
        <w:rPr>
          <w:rFonts w:ascii="Calibri" w:eastAsia="Calibri" w:hAnsi="Calibri" w:cs="Calibri"/>
          <w:color w:val="1A1A1A"/>
          <w:sz w:val="24"/>
          <w:szCs w:val="24"/>
        </w:rPr>
        <w:t xml:space="preserve">, </w:t>
      </w:r>
      <w:r>
        <w:rPr>
          <w:rFonts w:ascii="Calibri" w:eastAsia="Calibri" w:hAnsi="Calibri" w:cs="Calibri"/>
          <w:color w:val="1A1A1A"/>
          <w:sz w:val="24"/>
          <w:szCs w:val="24"/>
        </w:rPr>
        <w:t>determine la existencia de</w:t>
      </w:r>
      <w:r>
        <w:rPr>
          <w:rFonts w:ascii="Calibri" w:eastAsia="Calibri" w:hAnsi="Calibri" w:cs="Calibri"/>
          <w:color w:val="1A1A1A"/>
          <w:sz w:val="24"/>
          <w:szCs w:val="24"/>
        </w:rPr>
        <w:t xml:space="preserve"> elementos suficientes para considerar que existe riesgo de LA/FT/FPADM que no puede ser mitigado, podrá dar por terminada la relación contractual o de negocios. Deberá documentar evidencia de este análisis</w:t>
      </w:r>
      <w:r>
        <w:rPr>
          <w:rFonts w:ascii="Calibri" w:eastAsia="Calibri" w:hAnsi="Calibri" w:cs="Calibri"/>
          <w:color w:val="1A1A1A"/>
          <w:sz w:val="24"/>
          <w:szCs w:val="24"/>
        </w:rPr>
        <w:t xml:space="preserve"> y deberá realizar una notificación a la Superintendencia de Banco a trav</w:t>
      </w:r>
      <w:r>
        <w:rPr>
          <w:rFonts w:ascii="Calibri" w:eastAsia="Calibri" w:hAnsi="Calibri" w:cs="Calibri"/>
          <w:color w:val="1A1A1A"/>
          <w:sz w:val="24"/>
          <w:szCs w:val="24"/>
        </w:rPr>
        <w:t>és</w:t>
      </w:r>
      <w:r>
        <w:rPr>
          <w:rFonts w:ascii="Calibri" w:eastAsia="Calibri" w:hAnsi="Calibri" w:cs="Calibri"/>
          <w:color w:val="1A1A1A"/>
          <w:sz w:val="24"/>
          <w:szCs w:val="24"/>
        </w:rPr>
        <w:t xml:space="preserve"> de la </w:t>
      </w:r>
      <w:r>
        <w:rPr>
          <w:rFonts w:ascii="Calibri" w:eastAsia="Calibri" w:hAnsi="Calibri" w:cs="Calibri"/>
          <w:color w:val="1A1A1A"/>
          <w:sz w:val="24"/>
          <w:szCs w:val="24"/>
        </w:rPr>
        <w:t>Intendencia</w:t>
      </w:r>
      <w:r>
        <w:rPr>
          <w:rFonts w:ascii="Calibri" w:eastAsia="Calibri" w:hAnsi="Calibri" w:cs="Calibri"/>
          <w:color w:val="1A1A1A"/>
          <w:sz w:val="24"/>
          <w:szCs w:val="24"/>
        </w:rPr>
        <w:t xml:space="preserve"> de</w:t>
      </w:r>
      <w:r>
        <w:rPr>
          <w:rFonts w:ascii="Calibri" w:eastAsia="Calibri" w:hAnsi="Calibri" w:cs="Calibri"/>
          <w:color w:val="1A1A1A"/>
          <w:sz w:val="24"/>
          <w:szCs w:val="24"/>
        </w:rPr>
        <w:t xml:space="preserve"> Verificación especial en cumplimiento del artículo </w:t>
      </w:r>
      <w:r>
        <w:rPr>
          <w:rFonts w:ascii="Calibri" w:eastAsia="Calibri" w:hAnsi="Calibri" w:cs="Calibri"/>
          <w:color w:val="1A1A1A"/>
          <w:sz w:val="24"/>
          <w:szCs w:val="24"/>
        </w:rPr>
        <w:t>dieciseis (16) del Reglamento de la Ley Contra el Lavado de Dinero u Otros Activos. Esta notificación se realizará</w:t>
      </w:r>
      <w:r>
        <w:rPr>
          <w:rFonts w:ascii="Calibri" w:eastAsia="Calibri" w:hAnsi="Calibri" w:cs="Calibri"/>
          <w:color w:val="1A1A1A"/>
          <w:sz w:val="24"/>
          <w:szCs w:val="24"/>
        </w:rPr>
        <w:t xml:space="preserve"> por los medios establecidos por la IVE. </w:t>
      </w:r>
    </w:p>
    <w:p w14:paraId="4EF32AB3" w14:textId="4752CA4F" w:rsidR="00700EB3" w:rsidRPr="0057078F" w:rsidRDefault="00700EB3"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ningún momento, el cliente de quien se recibió </w:t>
      </w:r>
      <w:r>
        <w:rPr>
          <w:rFonts w:ascii="Calibri" w:eastAsia="Calibri" w:hAnsi="Calibri" w:cs="Calibri"/>
          <w:color w:val="1A1A1A"/>
          <w:sz w:val="24"/>
          <w:szCs w:val="24"/>
        </w:rPr>
        <w:t xml:space="preserve">la Transferencia Sospechosa deberá ser notificado o alertado de la notificación realizada por Propi a la IVE. </w:t>
      </w:r>
    </w:p>
    <w:p w14:paraId="7577DC10" w14:textId="61D533FD" w:rsidR="001151C3" w:rsidRPr="0057078F" w:rsidRDefault="00000000">
      <w:pPr>
        <w:pBdr>
          <w:top w:val="nil"/>
          <w:left w:val="nil"/>
          <w:bottom w:val="nil"/>
          <w:right w:val="nil"/>
          <w:between w:val="nil"/>
        </w:pBdr>
        <w:spacing w:after="0" w:line="276" w:lineRule="auto"/>
        <w:jc w:val="both"/>
        <w:rPr>
          <w:rFonts w:ascii="Calibri" w:eastAsia="Calibri" w:hAnsi="Calibri" w:cs="Calibri"/>
          <w:b/>
          <w:bCs/>
          <w:color w:val="1A1A1A"/>
          <w:sz w:val="24"/>
          <w:szCs w:val="24"/>
          <w:lang w:val="es-ES"/>
        </w:rPr>
      </w:pPr>
      <w:r>
        <w:rPr>
          <w:rFonts w:ascii="Calibri" w:eastAsia="Calibri" w:hAnsi="Calibri" w:cs="Calibri"/>
          <w:color w:val="1A1A1A"/>
          <w:sz w:val="24"/>
          <w:szCs w:val="24"/>
        </w:rPr>
        <w:t xml:space="preserve">Previo a dar por terminada una relación contractual según el párrafo anterior,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deberá informar su intención a la </w:t>
      </w:r>
      <w:r>
        <w:rPr>
          <w:rFonts w:ascii="Calibri" w:eastAsia="Calibri" w:hAnsi="Calibri" w:cs="Calibri"/>
          <w:color w:val="1A1A1A"/>
          <w:sz w:val="24"/>
          <w:szCs w:val="24"/>
        </w:rPr>
        <w:t>Intendencia de Verificación Especial</w:t>
      </w:r>
      <w:r>
        <w:rPr>
          <w:rFonts w:ascii="Calibri" w:eastAsia="Calibri" w:hAnsi="Calibri" w:cs="Calibri"/>
          <w:color w:val="1A1A1A"/>
          <w:sz w:val="24"/>
          <w:szCs w:val="24"/>
        </w:rPr>
        <w:t xml:space="preserve"> </w:t>
      </w:r>
      <w:r>
        <w:rPr>
          <w:rFonts w:ascii="Calibri" w:eastAsia="Calibri" w:hAnsi="Calibri" w:cs="Calibri"/>
          <w:color w:val="1A1A1A"/>
          <w:sz w:val="24"/>
          <w:szCs w:val="24"/>
        </w:rPr>
        <w:t>según lo correspondiente al capítulo X</w:t>
      </w:r>
      <w:r>
        <w:rPr>
          <w:rFonts w:ascii="Calibri" w:eastAsia="Calibri" w:hAnsi="Calibri" w:cs="Calibri"/>
          <w:color w:val="1A1A1A"/>
          <w:sz w:val="24"/>
          <w:szCs w:val="24"/>
        </w:rPr>
        <w:t xml:space="preserve">, inciso B, sub indice i. sobre </w:t>
      </w:r>
      <w:r>
        <w:rPr>
          <w:rFonts w:ascii="Calibri" w:eastAsia="Calibri" w:hAnsi="Calibri" w:cs="Calibri"/>
          <w:b/>
          <w:bCs/>
          <w:color w:val="1A1A1A"/>
          <w:sz w:val="24"/>
          <w:szCs w:val="24"/>
          <w:lang w:val="es-ES"/>
        </w:rPr>
        <w:t>Proceso de Reporte de Transacciones Inusuales</w:t>
      </w:r>
      <w:r>
        <w:rPr>
          <w:rFonts w:ascii="Calibri" w:eastAsia="Calibri" w:hAnsi="Calibri" w:cs="Calibri"/>
          <w:b/>
          <w:bCs/>
          <w:color w:val="1A1A1A"/>
          <w:sz w:val="24"/>
          <w:szCs w:val="24"/>
          <w:lang w:val="es-ES"/>
        </w:rPr>
        <w:t xml:space="preserve">. </w:t>
      </w:r>
    </w:p>
    <w:p w14:paraId="404243BD"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Las personas naturales o jurídicas con las cuales Propi termine la relación comercial por los motivos señalados en este capítulo se incluirán en la Lista de Control que corresponda.</w:t>
      </w:r>
    </w:p>
    <w:p w14:paraId="492D6F6B" w14:textId="77777777" w:rsidR="001815AC" w:rsidRPr="0057078F" w:rsidRDefault="00000000" w:rsidP="0057078F">
      <w:pPr>
        <w:pStyle w:val="Heading1"/>
        <w:spacing w:line="276" w:lineRule="auto"/>
        <w:rPr>
          <w:rFonts w:cs="Calibri"/>
        </w:rPr>
      </w:pPr>
      <w:bookmarkStart w:id="1071" w:name="_Toc176997910"/>
      <w:r>
        <w:rPr>
          <w:rFonts w:cs="Calibri"/>
        </w:rPr>
        <w:t>POLITICAS DE CONOCIMIENTO DE EMPLEADOS</w:t>
      </w:r>
      <w:bookmarkEnd w:id="1071"/>
    </w:p>
    <w:p w14:paraId="6F1839D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072" w:name="_heading=h.49x2ik5" w:colFirst="0" w:colLast="0"/>
      <w:bookmarkEnd w:id="1072"/>
    </w:p>
    <w:p w14:paraId="0F6F71A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Con el objeto de velar por la conservación de la calidad moral del personal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se cuenta con mecanismos de selección de personal que contribuyen a conocer de manera integral los aspectos que hacen parte de los empleados (personales, profesionales, familiares, entre otros), para lo cual se solicitará información y documentación que se considere relevante y se completará el </w:t>
      </w:r>
      <w:r>
        <w:rPr>
          <w:rFonts w:ascii="Calibri" w:eastAsia="Calibri" w:hAnsi="Calibri" w:cs="Calibri"/>
          <w:b/>
          <w:color w:val="1A1A1A"/>
          <w:sz w:val="24"/>
          <w:szCs w:val="24"/>
        </w:rPr>
        <w:t>Formulario de Vinculación de Empleados</w:t>
      </w:r>
      <w:r>
        <w:rPr>
          <w:rFonts w:ascii="Calibri" w:eastAsia="Calibri" w:hAnsi="Calibri" w:cs="Calibri"/>
          <w:color w:val="1A1A1A"/>
          <w:sz w:val="24"/>
          <w:szCs w:val="24"/>
        </w:rPr>
        <w:t xml:space="preserve">, el cual será archivado en el expediente que se llevará por cada empleado. </w:t>
      </w:r>
    </w:p>
    <w:p w14:paraId="4168D6D5"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La información mínima para presentar por parte de los empleados y que deberá quedar archivada en el respectivo expediente una vez formalizada su contratación es la siguiente:</w:t>
      </w:r>
    </w:p>
    <w:p w14:paraId="6E06932D"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Copia de Documento de Identidad</w:t>
      </w:r>
    </w:p>
    <w:p w14:paraId="0D491179"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Copia de NIT o identificación tributaria.</w:t>
      </w:r>
    </w:p>
    <w:p w14:paraId="473006A1" w14:textId="77777777"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Copia de documentos previsionales o de seguridad social.</w:t>
      </w:r>
    </w:p>
    <w:p w14:paraId="187B26C2" w14:textId="0CA9022D"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Original de </w:t>
      </w:r>
      <w:r>
        <w:rPr>
          <w:rFonts w:ascii="Calibri" w:eastAsia="Calibri" w:hAnsi="Calibri" w:cs="Calibri"/>
          <w:color w:val="000000"/>
          <w:sz w:val="24"/>
          <w:szCs w:val="24"/>
        </w:rPr>
        <w:t xml:space="preserve">Carencia de </w:t>
      </w:r>
      <w:r>
        <w:rPr>
          <w:rFonts w:ascii="Calibri" w:eastAsia="Calibri" w:hAnsi="Calibri" w:cs="Calibri"/>
          <w:color w:val="000000"/>
          <w:sz w:val="24"/>
          <w:szCs w:val="24"/>
        </w:rPr>
        <w:t xml:space="preserve">Antecedentes </w:t>
      </w:r>
      <w:r>
        <w:rPr>
          <w:rFonts w:ascii="Calibri" w:eastAsia="Calibri" w:hAnsi="Calibri" w:cs="Calibri"/>
          <w:color w:val="000000"/>
          <w:sz w:val="24"/>
          <w:szCs w:val="24"/>
        </w:rPr>
        <w:t>Policiales.</w:t>
      </w:r>
    </w:p>
    <w:p w14:paraId="478A92E7" w14:textId="5F6D244A"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Original de </w:t>
      </w:r>
      <w:r>
        <w:rPr>
          <w:rFonts w:ascii="Calibri" w:eastAsia="Calibri" w:hAnsi="Calibri" w:cs="Calibri"/>
          <w:color w:val="000000"/>
          <w:sz w:val="24"/>
          <w:szCs w:val="24"/>
        </w:rPr>
        <w:t xml:space="preserve">Carencia de Antecedentes </w:t>
      </w:r>
      <w:r>
        <w:rPr>
          <w:rFonts w:ascii="Calibri" w:eastAsia="Calibri" w:hAnsi="Calibri" w:cs="Calibri"/>
          <w:color w:val="000000"/>
          <w:sz w:val="24"/>
          <w:szCs w:val="24"/>
        </w:rPr>
        <w:t>Antecedentes Penales.</w:t>
      </w:r>
    </w:p>
    <w:p w14:paraId="2A328B20" w14:textId="77777777"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Curriculum Vitae.</w:t>
      </w:r>
    </w:p>
    <w:p w14:paraId="701010FB" w14:textId="746237E2"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Títulos </w:t>
      </w:r>
      <w:r>
        <w:rPr>
          <w:rFonts w:ascii="Calibri" w:eastAsia="Calibri" w:hAnsi="Calibri" w:cs="Calibri"/>
          <w:color w:val="000000"/>
          <w:sz w:val="24"/>
          <w:szCs w:val="24"/>
        </w:rPr>
        <w:t xml:space="preserve">académicos </w:t>
      </w:r>
      <w:r>
        <w:rPr>
          <w:rFonts w:ascii="Calibri" w:eastAsia="Calibri" w:hAnsi="Calibri" w:cs="Calibri"/>
          <w:color w:val="000000"/>
          <w:sz w:val="24"/>
          <w:szCs w:val="24"/>
        </w:rPr>
        <w:t>obtenidos.</w:t>
      </w:r>
    </w:p>
    <w:p w14:paraId="33685C87" w14:textId="77777777"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Información de contactos.</w:t>
      </w:r>
    </w:p>
    <w:p w14:paraId="45B27DBC" w14:textId="710CBA4B" w:rsidR="001815AC" w:rsidRPr="0057078F" w:rsidRDefault="00000000" w:rsidP="0057078F">
      <w:pPr>
        <w:numPr>
          <w:ilvl w:val="0"/>
          <w:numId w:val="2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Otros documentos para la contratación</w:t>
      </w:r>
      <w:r>
        <w:rPr>
          <w:rFonts w:ascii="Calibri" w:eastAsia="Calibri" w:hAnsi="Calibri" w:cs="Calibri"/>
          <w:color w:val="000000"/>
          <w:sz w:val="24"/>
          <w:szCs w:val="24"/>
        </w:rPr>
        <w:t xml:space="preserve"> que el departamento de Recursos Humanos considere pertinentes.</w:t>
      </w:r>
    </w:p>
    <w:p w14:paraId="6B8E7534"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533338E9"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Adicionalmente, previo a cualquier contratación o en cualquier momento de la relación laboral, el colaborador o área responsable deberá de verificar al candidato o empleado en las listas negras internacionales y nacionales como por ejemplo la lista negra de la Interpol, la lista de la OFAC, listas de países de alto riesgo del GAFI, listas de países o jurisdicciones con nula o bajo tributación y listas de cautela. La evidencia de esta verificación deberá archivarse en el expediente del empleado. La información del expediente del empleado deberá ser actualizada al menos una vez cada dos años. </w:t>
      </w:r>
    </w:p>
    <w:p w14:paraId="6F1B279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FC9FF93" w14:textId="5DAC743B"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t>Propi</w:t>
      </w:r>
      <w:r>
        <w:rPr>
          <w:rFonts w:ascii="Calibri" w:eastAsia="Calibri" w:hAnsi="Calibri" w:cs="Calibri"/>
          <w:color w:val="1A1A1A"/>
          <w:sz w:val="24"/>
          <w:szCs w:val="24"/>
        </w:rPr>
        <w:t xml:space="preserve"> entregará a</w:t>
      </w:r>
      <w:r>
        <w:rPr>
          <w:rFonts w:ascii="Calibri" w:eastAsia="Calibri" w:hAnsi="Calibri" w:cs="Calibri"/>
          <w:color w:val="1A1A1A"/>
          <w:sz w:val="24"/>
          <w:szCs w:val="24"/>
        </w:rPr>
        <w:t xml:space="preserve"> todos los</w:t>
      </w:r>
      <w:r>
        <w:rPr>
          <w:rFonts w:ascii="Calibri" w:eastAsia="Calibri" w:hAnsi="Calibri" w:cs="Calibri"/>
          <w:color w:val="1A1A1A"/>
          <w:sz w:val="24"/>
          <w:szCs w:val="24"/>
        </w:rPr>
        <w:t xml:space="preserve"> </w:t>
      </w:r>
      <w:r>
        <w:rPr>
          <w:rFonts w:ascii="Calibri" w:eastAsia="Calibri" w:hAnsi="Calibri" w:cs="Calibri"/>
          <w:color w:val="1A1A1A"/>
          <w:sz w:val="24"/>
          <w:szCs w:val="24"/>
        </w:rPr>
        <w:t>funcionarios</w:t>
      </w:r>
      <w:r>
        <w:rPr>
          <w:rFonts w:ascii="Calibri" w:eastAsia="Calibri" w:hAnsi="Calibri" w:cs="Calibri"/>
          <w:color w:val="1A1A1A"/>
          <w:sz w:val="24"/>
          <w:szCs w:val="24"/>
        </w:rPr>
        <w:t>,</w:t>
      </w:r>
      <w:r>
        <w:rPr>
          <w:rFonts w:ascii="Calibri" w:eastAsia="Calibri" w:hAnsi="Calibri" w:cs="Calibri"/>
          <w:color w:val="1A1A1A"/>
          <w:sz w:val="24"/>
          <w:szCs w:val="24"/>
        </w:rPr>
        <w:t xml:space="preserve"> empleados</w:t>
      </w:r>
      <w:r>
        <w:rPr>
          <w:rFonts w:ascii="Calibri" w:eastAsia="Calibri" w:hAnsi="Calibri" w:cs="Calibri"/>
          <w:color w:val="1A1A1A"/>
          <w:sz w:val="24"/>
          <w:szCs w:val="24"/>
        </w:rPr>
        <w:t xml:space="preserve">, personal temporal, o subcontratos el Código de Ética y el presente Manual; los cuales deberán leer y firmar constancia de su conocimiento. Todo empleado o colaborador deberá apoyar la labor del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facilitando acceso a la documentación o información necesaria para que éste realice su función.</w:t>
      </w:r>
    </w:p>
    <w:p w14:paraId="035EAE0E"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b/>
          <w:color w:val="1A1A1A"/>
          <w:sz w:val="24"/>
          <w:szCs w:val="24"/>
        </w:rPr>
        <w:lastRenderedPageBreak/>
        <w:t xml:space="preserve">Propi </w:t>
      </w:r>
      <w:r>
        <w:rPr>
          <w:rFonts w:ascii="Calibri" w:eastAsia="Calibri" w:hAnsi="Calibri" w:cs="Calibri"/>
          <w:color w:val="1A1A1A"/>
          <w:sz w:val="24"/>
          <w:szCs w:val="24"/>
        </w:rPr>
        <w:t xml:space="preserve">establece que los funcionarios, empleados, permanentes o temporales deben anteponer el cumplimiento de las normas en materia de prevención de lavado de activos, al logro de las metas comerciales.    </w:t>
      </w:r>
    </w:p>
    <w:p w14:paraId="6248081B" w14:textId="77777777" w:rsidR="001815AC" w:rsidRPr="0057078F" w:rsidRDefault="00000000" w:rsidP="0057078F">
      <w:pPr>
        <w:pStyle w:val="Heading1"/>
        <w:spacing w:line="276" w:lineRule="auto"/>
        <w:rPr>
          <w:rFonts w:cs="Calibri"/>
        </w:rPr>
      </w:pPr>
      <w:bookmarkStart w:id="1093" w:name="_Toc176997911"/>
      <w:r>
        <w:rPr>
          <w:rFonts w:cs="Calibri"/>
        </w:rPr>
        <w:t>POLITICAS DE CONOCIMIENTO DE PROVEEDORES</w:t>
      </w:r>
      <w:bookmarkEnd w:id="1093"/>
    </w:p>
    <w:p w14:paraId="006BD66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40D7BD8" w14:textId="77777777" w:rsidR="001815AC" w:rsidRPr="0057078F" w:rsidRDefault="00000000" w:rsidP="0057078F">
      <w:pPr>
        <w:pBdr>
          <w:top w:val="nil"/>
          <w:left w:val="nil"/>
          <w:bottom w:val="nil"/>
          <w:right w:val="nil"/>
          <w:between w:val="nil"/>
        </w:pBdr>
        <w:spacing w:after="162"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La política de conozca a su proveedor consiste en mejorar los canales de comunicación con las empresas contratistas y tiene por finalidad estandarizar métodos de trabajo internos que fortalezcan el sistema de control y evaluación de nuestros proveedores, de manera de mitigar el grado de exposición del riesgo de LD/FT/FPADM.</w:t>
      </w:r>
    </w:p>
    <w:p w14:paraId="5454F76B" w14:textId="77777777" w:rsidR="001815AC" w:rsidRPr="0057078F" w:rsidDel="001151C3"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 conformidad al enfoque basado en riesgo, se ha considerado para la segmentación de las debidas diligencias, el monto transaccional de pagos realizados a un proveedor.</w:t>
      </w:r>
    </w:p>
    <w:p w14:paraId="3B49CF11" w14:textId="77777777" w:rsidR="001151C3" w:rsidRPr="0057078F" w:rsidRDefault="001151C3"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5C6BE8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489057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La documentación mínima por solicitar por tipo de proveedor será la siguiente:</w:t>
      </w:r>
    </w:p>
    <w:p w14:paraId="27A42CDB" w14:textId="053145D1" w:rsidR="001815AC" w:rsidRPr="0057078F" w:rsidRDefault="00000000" w:rsidP="0057078F">
      <w:pPr>
        <w:pBdr>
          <w:top w:val="nil"/>
          <w:left w:val="nil"/>
          <w:bottom w:val="nil"/>
          <w:right w:val="nil"/>
          <w:between w:val="nil"/>
        </w:pBdr>
        <w:spacing w:line="276" w:lineRule="auto"/>
        <w:rPr>
          <w:rFonts w:ascii="Calibri" w:hAnsi="Calibri" w:cs="Calibri"/>
          <w:b/>
          <w:smallCaps/>
          <w:color w:val="1A1A1A"/>
          <w:sz w:val="24"/>
          <w:szCs w:val="24"/>
        </w:rPr>
      </w:pPr>
      <w:bookmarkStart w:id="1103" w:name="_heading=h.147n2zr" w:colFirst="0" w:colLast="0"/>
      <w:bookmarkEnd w:id="1103"/>
      <w:r>
        <w:rPr>
          <w:rFonts w:ascii="Calibri" w:hAnsi="Calibri" w:cs="Calibri"/>
          <w:b/>
          <w:smallCaps/>
          <w:color w:val="242852"/>
          <w:sz w:val="24"/>
          <w:szCs w:val="24"/>
        </w:rPr>
        <w:t>Tabla 2  -  Requerimientos proveedores</w:t>
      </w:r>
      <w:r>
        <w:rPr>
          <w:rFonts w:ascii="Calibri" w:hAnsi="Calibri" w:cs="Calibri"/>
          <w:b/>
          <w:smallCaps/>
          <w:color w:val="242852"/>
          <w:sz w:val="24"/>
          <w:szCs w:val="24"/>
        </w:rPr>
        <w:t xml:space="preserve"> </w:t>
      </w:r>
      <w:r>
        <w:rPr>
          <w:rStyle w:val="FootnoteReference"/>
          <w:rFonts w:ascii="Calibri" w:hAnsi="Calibri" w:cs="Calibri"/>
          <w:b/>
          <w:smallCaps/>
          <w:color w:val="242852"/>
          <w:sz w:val="24"/>
          <w:szCs w:val="24"/>
        </w:rPr>
        <w:footnoteReference w:id="1"/>
      </w:r>
    </w:p>
    <w:tbl>
      <w:tblPr>
        <w:tblStyle w:val="a3"/>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276"/>
        <w:gridCol w:w="1276"/>
        <w:gridCol w:w="1134"/>
        <w:gridCol w:w="1412"/>
      </w:tblGrid>
      <w:tr w:rsidR="001815AC" w:rsidRPr="0057078F" w14:paraId="356B1C4C" w14:textId="77777777">
        <w:tc>
          <w:tcPr>
            <w:tcW w:w="4106" w:type="dxa"/>
            <w:vMerge w:val="restart"/>
            <w:shd w:val="clear" w:color="auto" w:fill="00B050"/>
            <w:vAlign w:val="center"/>
          </w:tcPr>
          <w:p w14:paraId="605999FC"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Tipo de cliente</w:t>
            </w:r>
          </w:p>
        </w:tc>
        <w:tc>
          <w:tcPr>
            <w:tcW w:w="2552" w:type="dxa"/>
            <w:gridSpan w:val="2"/>
            <w:shd w:val="clear" w:color="auto" w:fill="00B050"/>
          </w:tcPr>
          <w:p w14:paraId="68753CE0"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Natural</w:t>
            </w:r>
          </w:p>
        </w:tc>
        <w:tc>
          <w:tcPr>
            <w:tcW w:w="2546" w:type="dxa"/>
            <w:gridSpan w:val="2"/>
            <w:shd w:val="clear" w:color="auto" w:fill="00B050"/>
          </w:tcPr>
          <w:p w14:paraId="74AD3F87"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Jurídica</w:t>
            </w:r>
          </w:p>
        </w:tc>
      </w:tr>
      <w:tr w:rsidR="001815AC" w:rsidRPr="0057078F" w14:paraId="0D28552F" w14:textId="77777777">
        <w:tc>
          <w:tcPr>
            <w:tcW w:w="4106" w:type="dxa"/>
            <w:vMerge/>
            <w:shd w:val="clear" w:color="auto" w:fill="00B050"/>
            <w:vAlign w:val="center"/>
          </w:tcPr>
          <w:p w14:paraId="69296BFE" w14:textId="77777777" w:rsidR="001815AC" w:rsidRPr="0057078F" w:rsidRDefault="001815AC" w:rsidP="0057078F">
            <w:pPr>
              <w:widowControl w:val="0"/>
              <w:pBdr>
                <w:top w:val="nil"/>
                <w:left w:val="nil"/>
                <w:bottom w:val="nil"/>
                <w:right w:val="nil"/>
                <w:between w:val="nil"/>
              </w:pBdr>
              <w:spacing w:line="276" w:lineRule="auto"/>
              <w:rPr>
                <w:rFonts w:ascii="Calibri" w:eastAsia="Calibri" w:hAnsi="Calibri" w:cs="Calibri"/>
                <w:color w:val="FFFFFF"/>
                <w:sz w:val="24"/>
                <w:szCs w:val="24"/>
              </w:rPr>
            </w:pPr>
          </w:p>
        </w:tc>
        <w:tc>
          <w:tcPr>
            <w:tcW w:w="1276" w:type="dxa"/>
            <w:shd w:val="clear" w:color="auto" w:fill="00B050"/>
          </w:tcPr>
          <w:p w14:paraId="7520EE0D"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FFFFFF"/>
                <w:sz w:val="24"/>
                <w:szCs w:val="24"/>
              </w:rPr>
            </w:pPr>
            <w:r>
              <w:rPr>
                <w:rFonts w:ascii="Calibri" w:eastAsia="Calibri" w:hAnsi="Calibri" w:cs="Calibri"/>
                <w:color w:val="FFFFFF"/>
                <w:sz w:val="24"/>
                <w:szCs w:val="24"/>
              </w:rPr>
              <w:t>Nacional</w:t>
            </w:r>
          </w:p>
        </w:tc>
        <w:tc>
          <w:tcPr>
            <w:tcW w:w="1276" w:type="dxa"/>
            <w:shd w:val="clear" w:color="auto" w:fill="00B050"/>
          </w:tcPr>
          <w:p w14:paraId="0B594F74"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FFFFFF"/>
                <w:sz w:val="24"/>
                <w:szCs w:val="24"/>
              </w:rPr>
            </w:pPr>
            <w:r>
              <w:rPr>
                <w:rFonts w:ascii="Calibri" w:eastAsia="Calibri" w:hAnsi="Calibri" w:cs="Calibri"/>
                <w:color w:val="FFFFFF"/>
                <w:sz w:val="24"/>
                <w:szCs w:val="24"/>
              </w:rPr>
              <w:t>Extranjero</w:t>
            </w:r>
          </w:p>
        </w:tc>
        <w:tc>
          <w:tcPr>
            <w:tcW w:w="1134" w:type="dxa"/>
            <w:shd w:val="clear" w:color="auto" w:fill="00B050"/>
          </w:tcPr>
          <w:p w14:paraId="7C49C9D0"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FFFFFF"/>
                <w:sz w:val="24"/>
                <w:szCs w:val="24"/>
              </w:rPr>
            </w:pPr>
            <w:r>
              <w:rPr>
                <w:rFonts w:ascii="Calibri" w:eastAsia="Calibri" w:hAnsi="Calibri" w:cs="Calibri"/>
                <w:color w:val="FFFFFF"/>
                <w:sz w:val="24"/>
                <w:szCs w:val="24"/>
              </w:rPr>
              <w:t>Nacional</w:t>
            </w:r>
          </w:p>
        </w:tc>
        <w:tc>
          <w:tcPr>
            <w:tcW w:w="1412" w:type="dxa"/>
            <w:shd w:val="clear" w:color="auto" w:fill="00B050"/>
          </w:tcPr>
          <w:p w14:paraId="35D02501"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FFFFFF"/>
                <w:sz w:val="24"/>
                <w:szCs w:val="24"/>
              </w:rPr>
            </w:pPr>
            <w:r>
              <w:rPr>
                <w:rFonts w:ascii="Calibri" w:eastAsia="Calibri" w:hAnsi="Calibri" w:cs="Calibri"/>
                <w:color w:val="FFFFFF"/>
                <w:sz w:val="24"/>
                <w:szCs w:val="24"/>
              </w:rPr>
              <w:t>Extranjero</w:t>
            </w:r>
          </w:p>
        </w:tc>
      </w:tr>
      <w:tr w:rsidR="001815AC" w:rsidRPr="0057078F" w14:paraId="1EE13324" w14:textId="77777777">
        <w:tc>
          <w:tcPr>
            <w:tcW w:w="4106" w:type="dxa"/>
          </w:tcPr>
          <w:p w14:paraId="5F5899EE" w14:textId="77777777" w:rsidR="001815AC" w:rsidRPr="0057078F" w:rsidRDefault="00000000" w:rsidP="0057078F">
            <w:pPr>
              <w:spacing w:line="276" w:lineRule="auto"/>
              <w:rPr>
                <w:rFonts w:ascii="Calibri" w:eastAsia="Calibri" w:hAnsi="Calibri" w:cs="Calibri"/>
                <w:color w:val="1A1A1A"/>
                <w:sz w:val="24"/>
                <w:szCs w:val="24"/>
              </w:rPr>
            </w:pPr>
            <w:r>
              <w:rPr>
                <w:rFonts w:ascii="Calibri" w:eastAsia="Calibri" w:hAnsi="Calibri" w:cs="Calibri"/>
                <w:color w:val="1A1A1A"/>
                <w:sz w:val="24"/>
                <w:szCs w:val="24"/>
              </w:rPr>
              <w:t>Documento de identidad personal (con firma, fotografía y domicilio)</w:t>
            </w:r>
          </w:p>
        </w:tc>
        <w:tc>
          <w:tcPr>
            <w:tcW w:w="1276" w:type="dxa"/>
            <w:vAlign w:val="center"/>
          </w:tcPr>
          <w:p w14:paraId="65161F98"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276" w:type="dxa"/>
            <w:vAlign w:val="center"/>
          </w:tcPr>
          <w:p w14:paraId="1CC6E5C9"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2546" w:type="dxa"/>
            <w:gridSpan w:val="2"/>
            <w:vAlign w:val="center"/>
          </w:tcPr>
          <w:p w14:paraId="156A0226"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 (Representante Legal)</w:t>
            </w:r>
          </w:p>
        </w:tc>
      </w:tr>
      <w:tr w:rsidR="001815AC" w:rsidRPr="0057078F" w14:paraId="221C7F36" w14:textId="77777777">
        <w:tc>
          <w:tcPr>
            <w:tcW w:w="4106" w:type="dxa"/>
          </w:tcPr>
          <w:p w14:paraId="40739C8F"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Comprobante de domicilio</w:t>
            </w:r>
          </w:p>
        </w:tc>
        <w:tc>
          <w:tcPr>
            <w:tcW w:w="1276" w:type="dxa"/>
            <w:vAlign w:val="center"/>
          </w:tcPr>
          <w:p w14:paraId="2E49E16F"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276" w:type="dxa"/>
            <w:vAlign w:val="center"/>
          </w:tcPr>
          <w:p w14:paraId="635A1DBD"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134" w:type="dxa"/>
            <w:vAlign w:val="center"/>
          </w:tcPr>
          <w:p w14:paraId="1333C144"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vAlign w:val="center"/>
          </w:tcPr>
          <w:p w14:paraId="438A0CDE"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r w:rsidR="001815AC" w:rsidRPr="0057078F" w14:paraId="1D71167F" w14:textId="77777777">
        <w:tc>
          <w:tcPr>
            <w:tcW w:w="4106" w:type="dxa"/>
          </w:tcPr>
          <w:p w14:paraId="1C361122" w14:textId="77777777" w:rsidR="001815AC" w:rsidRPr="0057078F" w:rsidRDefault="00000000" w:rsidP="0057078F">
            <w:pPr>
              <w:spacing w:line="276" w:lineRule="auto"/>
              <w:rPr>
                <w:rFonts w:ascii="Calibri" w:eastAsia="Calibri" w:hAnsi="Calibri" w:cs="Calibri"/>
                <w:color w:val="1A1A1A"/>
                <w:sz w:val="24"/>
                <w:szCs w:val="24"/>
              </w:rPr>
            </w:pPr>
            <w:r>
              <w:rPr>
                <w:rFonts w:ascii="Calibri" w:eastAsia="Calibri" w:hAnsi="Calibri" w:cs="Calibri"/>
                <w:color w:val="1A1A1A"/>
                <w:sz w:val="24"/>
                <w:szCs w:val="24"/>
              </w:rPr>
              <w:t>Número de identificación tributaria (NIT)</w:t>
            </w:r>
          </w:p>
        </w:tc>
        <w:tc>
          <w:tcPr>
            <w:tcW w:w="1276" w:type="dxa"/>
            <w:vAlign w:val="center"/>
          </w:tcPr>
          <w:p w14:paraId="569199FF"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276" w:type="dxa"/>
            <w:vAlign w:val="center"/>
          </w:tcPr>
          <w:p w14:paraId="2ACD9DD6" w14:textId="77777777" w:rsidR="001815AC" w:rsidRPr="0057078F" w:rsidRDefault="00000000" w:rsidP="0057078F">
            <w:pP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(Cuando aplique)</w:t>
            </w:r>
          </w:p>
          <w:p w14:paraId="2D2CD82F"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134" w:type="dxa"/>
            <w:vAlign w:val="center"/>
          </w:tcPr>
          <w:p w14:paraId="2C6E5AD1"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vAlign w:val="center"/>
          </w:tcPr>
          <w:p w14:paraId="209ED24E" w14:textId="77777777" w:rsidR="001815AC" w:rsidRPr="0057078F" w:rsidRDefault="00000000" w:rsidP="0057078F">
            <w:pP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(Cuando aplique)</w:t>
            </w:r>
          </w:p>
          <w:p w14:paraId="07F6ADAA"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r w:rsidR="001815AC" w:rsidRPr="0057078F" w14:paraId="64FD1A49" w14:textId="77777777">
        <w:tc>
          <w:tcPr>
            <w:tcW w:w="4106" w:type="dxa"/>
          </w:tcPr>
          <w:p w14:paraId="1678C168" w14:textId="1E3E2870" w:rsidR="001815AC" w:rsidRPr="0057078F" w:rsidRDefault="00000000" w:rsidP="0057078F">
            <w:pPr>
              <w:spacing w:line="276" w:lineRule="auto"/>
              <w:rPr>
                <w:rFonts w:ascii="Calibri" w:eastAsia="Calibri" w:hAnsi="Calibri" w:cs="Calibri"/>
                <w:color w:val="1A1A1A"/>
                <w:sz w:val="24"/>
                <w:szCs w:val="24"/>
              </w:rPr>
            </w:pPr>
            <w:r>
              <w:rPr>
                <w:rFonts w:ascii="Calibri" w:eastAsia="Calibri" w:hAnsi="Calibri" w:cs="Calibri"/>
                <w:color w:val="1A1A1A"/>
                <w:sz w:val="24"/>
                <w:szCs w:val="24"/>
              </w:rPr>
              <w:t>Credenciales de los representantes</w:t>
            </w:r>
            <w:r>
              <w:rPr>
                <w:rFonts w:ascii="Calibri" w:eastAsia="Calibri" w:hAnsi="Calibri" w:cs="Calibri"/>
                <w:color w:val="1A1A1A"/>
                <w:sz w:val="24"/>
                <w:szCs w:val="24"/>
              </w:rPr>
              <w:t xml:space="preserve"> legales</w:t>
            </w:r>
            <w:r>
              <w:rPr>
                <w:rFonts w:ascii="Calibri" w:eastAsia="Calibri" w:hAnsi="Calibri" w:cs="Calibri"/>
                <w:color w:val="1A1A1A"/>
                <w:sz w:val="24"/>
                <w:szCs w:val="24"/>
              </w:rPr>
              <w:t xml:space="preserve"> o apoderados</w:t>
            </w:r>
          </w:p>
        </w:tc>
        <w:tc>
          <w:tcPr>
            <w:tcW w:w="1276" w:type="dxa"/>
            <w:vAlign w:val="center"/>
          </w:tcPr>
          <w:p w14:paraId="31A08042" w14:textId="77777777" w:rsidR="001815AC" w:rsidRPr="0057078F" w:rsidRDefault="00000000" w:rsidP="0057078F">
            <w:pP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(Cuando aplique)</w:t>
            </w:r>
          </w:p>
          <w:p w14:paraId="756536C5"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276" w:type="dxa"/>
            <w:vAlign w:val="center"/>
          </w:tcPr>
          <w:p w14:paraId="46F318C1" w14:textId="77777777" w:rsidR="001815AC" w:rsidRPr="0057078F" w:rsidRDefault="00000000" w:rsidP="0057078F">
            <w:pP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(Cuando aplique)</w:t>
            </w:r>
          </w:p>
          <w:p w14:paraId="7709813F"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134" w:type="dxa"/>
            <w:vAlign w:val="center"/>
          </w:tcPr>
          <w:p w14:paraId="42B0459F"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vAlign w:val="center"/>
          </w:tcPr>
          <w:p w14:paraId="7F6BC8A3"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r w:rsidR="001815AC" w:rsidRPr="0057078F" w14:paraId="4ECCD9BC" w14:textId="77777777" w:rsidTr="001151C3">
        <w:tblPrEx>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1128" w:author="Jose Castañeda" w:date="2024-09-10T17:14:00Z" w16du:dateUtc="2024-09-10T23:14:00Z">
            <w:tblPrEx>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c>
          <w:tcPr>
            <w:tcW w:w="4106" w:type="dxa"/>
            <w:shd w:val="clear" w:color="auto" w:fill="auto"/>
          </w:tcPr>
          <w:p w14:paraId="5CE65323" w14:textId="77777777" w:rsidR="001815AC" w:rsidRPr="0057078F" w:rsidRDefault="00000000" w:rsidP="0057078F">
            <w:pPr>
              <w:spacing w:line="276" w:lineRule="auto"/>
              <w:rPr>
                <w:rFonts w:ascii="Calibri" w:eastAsia="Calibri" w:hAnsi="Calibri" w:cs="Calibri"/>
                <w:color w:val="1A1A1A"/>
                <w:sz w:val="24"/>
                <w:szCs w:val="24"/>
              </w:rPr>
            </w:pPr>
            <w:r>
              <w:rPr>
                <w:rFonts w:ascii="Calibri" w:eastAsia="Calibri" w:hAnsi="Calibri" w:cs="Calibri"/>
                <w:color w:val="1A1A1A"/>
                <w:sz w:val="24"/>
                <w:szCs w:val="24"/>
              </w:rPr>
              <w:lastRenderedPageBreak/>
              <w:t>Testimonio de escritura de constitución o creación/documento que demuestre existencia legal</w:t>
            </w:r>
          </w:p>
        </w:tc>
        <w:tc>
          <w:tcPr>
            <w:tcW w:w="1276" w:type="dxa"/>
            <w:shd w:val="clear" w:color="auto" w:fill="auto"/>
            <w:vAlign w:val="center"/>
          </w:tcPr>
          <w:p w14:paraId="0B103FC8" w14:textId="77777777" w:rsidR="001815AC" w:rsidRPr="0057078F" w:rsidRDefault="001815AC"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276" w:type="dxa"/>
            <w:shd w:val="clear" w:color="auto" w:fill="auto"/>
            <w:vAlign w:val="center"/>
          </w:tcPr>
          <w:p w14:paraId="096B9BE0" w14:textId="77777777" w:rsidR="001815AC" w:rsidRPr="0057078F" w:rsidRDefault="001815AC"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134" w:type="dxa"/>
            <w:shd w:val="clear" w:color="auto" w:fill="auto"/>
            <w:vAlign w:val="center"/>
          </w:tcPr>
          <w:p w14:paraId="0047870B"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shd w:val="clear" w:color="auto" w:fill="auto"/>
            <w:vAlign w:val="center"/>
          </w:tcPr>
          <w:p w14:paraId="531459FB" w14:textId="77777777" w:rsidR="001815AC" w:rsidRPr="0057078F" w:rsidRDefault="00000000"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r w:rsidR="001151C3" w:rsidRPr="0057078F" w14:paraId="47DA087B" w14:textId="77777777" w:rsidTr="001151C3">
        <w:trPr/>
        <w:tc>
          <w:tcPr>
            <w:tcW w:w="4106" w:type="dxa"/>
            <w:shd w:val="clear" w:color="auto" w:fill="auto"/>
          </w:tcPr>
          <w:p w14:paraId="2BD40AA2" w14:textId="6876B603" w:rsidR="001151C3" w:rsidRPr="0057078F" w:rsidRDefault="001151C3" w:rsidP="0057078F">
            <w:pPr>
              <w:spacing w:line="276" w:lineRule="auto"/>
              <w:rPr>
                <w:rFonts w:ascii="Calibri" w:eastAsia="Calibri" w:hAnsi="Calibri" w:cs="Calibri"/>
                <w:color w:val="1A1A1A"/>
                <w:sz w:val="24"/>
                <w:szCs w:val="24"/>
              </w:rPr>
            </w:pPr>
            <w:r>
              <w:rPr>
                <w:rFonts w:ascii="Calibri" w:eastAsia="Calibri" w:hAnsi="Calibri" w:cs="Calibri"/>
                <w:color w:val="1A1A1A"/>
                <w:sz w:val="24"/>
                <w:szCs w:val="24"/>
              </w:rPr>
              <w:t>Constancia de Beneficiarios Finales</w:t>
            </w:r>
            <w:r>
              <w:rPr>
                <w:rFonts w:ascii="Calibri" w:eastAsia="Calibri" w:hAnsi="Calibri" w:cs="Calibri"/>
                <w:color w:val="1A1A1A"/>
                <w:sz w:val="24"/>
                <w:szCs w:val="24"/>
              </w:rPr>
              <w:t xml:space="preserve"> o su equivalente.</w:t>
            </w:r>
          </w:p>
        </w:tc>
        <w:tc>
          <w:tcPr>
            <w:tcW w:w="1276" w:type="dxa"/>
            <w:shd w:val="clear" w:color="auto" w:fill="auto"/>
            <w:vAlign w:val="center"/>
          </w:tcPr>
          <w:p w14:paraId="00A8B882" w14:textId="77777777" w:rsidR="001151C3" w:rsidRPr="0057078F" w:rsidRDefault="001151C3"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276" w:type="dxa"/>
            <w:shd w:val="clear" w:color="auto" w:fill="auto"/>
            <w:vAlign w:val="center"/>
          </w:tcPr>
          <w:p w14:paraId="63BAFA90" w14:textId="77777777" w:rsidR="001151C3" w:rsidRPr="0057078F" w:rsidRDefault="001151C3"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134" w:type="dxa"/>
            <w:shd w:val="clear" w:color="auto" w:fill="auto"/>
            <w:vAlign w:val="center"/>
          </w:tcPr>
          <w:p w14:paraId="172B4E04" w14:textId="2A71D756" w:rsidR="001151C3" w:rsidRPr="0057078F" w:rsidRDefault="001151C3"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c>
          <w:tcPr>
            <w:tcW w:w="1412" w:type="dxa"/>
            <w:shd w:val="clear" w:color="auto" w:fill="auto"/>
            <w:vAlign w:val="center"/>
          </w:tcPr>
          <w:p w14:paraId="735CBD60" w14:textId="1E6E537F" w:rsidR="001151C3" w:rsidRPr="0057078F" w:rsidRDefault="001151C3"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r w:rsidR="001151C3" w:rsidRPr="0057078F" w14:paraId="6B629BC2" w14:textId="77777777" w:rsidTr="001151C3">
        <w:tblPrEx>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Change w:id="1144" w:author="Jose Castañeda" w:date="2024-09-10T17:14:00Z" w16du:dateUtc="2024-09-10T23:14:00Z">
            <w:tblPrEx>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Ex>
          </w:tblPrExChange>
        </w:tblPrEx>
        <w:trPr/>
        <w:tc>
          <w:tcPr>
            <w:tcW w:w="4106" w:type="dxa"/>
            <w:shd w:val="clear" w:color="auto" w:fill="auto"/>
          </w:tcPr>
          <w:p w14:paraId="0CBBEA60" w14:textId="727C5646" w:rsidR="001151C3" w:rsidRPr="0057078F" w:rsidRDefault="001151C3" w:rsidP="0057078F">
            <w:pPr>
              <w:spacing w:line="276" w:lineRule="auto"/>
              <w:rPr>
                <w:rFonts w:ascii="Calibri" w:eastAsia="Calibri" w:hAnsi="Calibri" w:cs="Calibri"/>
                <w:color w:val="1A1A1A"/>
                <w:sz w:val="24"/>
                <w:szCs w:val="24"/>
              </w:rPr>
            </w:pPr>
            <w:r>
              <w:rPr>
                <w:rFonts w:ascii="Calibri" w:eastAsia="Calibri" w:hAnsi="Calibri" w:cs="Calibri"/>
                <w:color w:val="1A1A1A"/>
                <w:sz w:val="24"/>
                <w:szCs w:val="24"/>
              </w:rPr>
              <w:t xml:space="preserve">Constancia de Registro ante la Intendencia de Verificación Especial </w:t>
            </w:r>
          </w:p>
        </w:tc>
        <w:tc>
          <w:tcPr>
            <w:tcW w:w="1276" w:type="dxa"/>
            <w:shd w:val="clear" w:color="auto" w:fill="auto"/>
            <w:vAlign w:val="center"/>
          </w:tcPr>
          <w:p w14:paraId="201B26E4" w14:textId="77777777" w:rsidR="001151C3" w:rsidRPr="0057078F" w:rsidRDefault="001151C3"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276" w:type="dxa"/>
            <w:shd w:val="clear" w:color="auto" w:fill="auto"/>
            <w:vAlign w:val="center"/>
          </w:tcPr>
          <w:p w14:paraId="4CAFAD47" w14:textId="77777777" w:rsidR="001151C3" w:rsidRPr="0057078F" w:rsidRDefault="001151C3" w:rsidP="0057078F">
            <w:pPr>
              <w:pBdr>
                <w:top w:val="nil"/>
                <w:left w:val="nil"/>
                <w:bottom w:val="nil"/>
                <w:right w:val="nil"/>
                <w:between w:val="nil"/>
              </w:pBdr>
              <w:spacing w:line="276" w:lineRule="auto"/>
              <w:jc w:val="center"/>
              <w:rPr>
                <w:rFonts w:ascii="Calibri" w:eastAsia="Calibri" w:hAnsi="Calibri" w:cs="Calibri"/>
                <w:color w:val="1A1A1A"/>
                <w:sz w:val="24"/>
                <w:szCs w:val="24"/>
              </w:rPr>
            </w:pPr>
          </w:p>
        </w:tc>
        <w:tc>
          <w:tcPr>
            <w:tcW w:w="1134" w:type="dxa"/>
            <w:shd w:val="clear" w:color="auto" w:fill="auto"/>
            <w:vAlign w:val="center"/>
          </w:tcPr>
          <w:p w14:paraId="0A975C55" w14:textId="190EEE8B" w:rsidR="001151C3" w:rsidRPr="0057078F" w:rsidRDefault="001151C3"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r>
              <w:rPr>
                <w:rFonts w:ascii="Calibri" w:eastAsia="Calibri" w:hAnsi="Calibri" w:cs="Calibri"/>
                <w:color w:val="1A1A1A"/>
                <w:sz w:val="24"/>
                <w:szCs w:val="24"/>
              </w:rPr>
              <w:t>**</w:t>
            </w:r>
            <w:r>
              <w:rPr>
                <w:rFonts w:ascii="Calibri" w:eastAsia="Calibri" w:hAnsi="Calibri" w:cs="Calibri"/>
                <w:color w:val="1A1A1A"/>
                <w:sz w:val="24"/>
                <w:szCs w:val="24"/>
              </w:rPr>
              <w:t>*</w:t>
            </w:r>
          </w:p>
        </w:tc>
        <w:tc>
          <w:tcPr>
            <w:tcW w:w="1412" w:type="dxa"/>
            <w:shd w:val="clear" w:color="auto" w:fill="auto"/>
            <w:vAlign w:val="center"/>
          </w:tcPr>
          <w:p w14:paraId="6BBDCCB1" w14:textId="7DCA8DAE" w:rsidR="001151C3" w:rsidRPr="0057078F" w:rsidRDefault="001151C3" w:rsidP="0057078F">
            <w:pPr>
              <w:pBdr>
                <w:top w:val="nil"/>
                <w:left w:val="nil"/>
                <w:bottom w:val="nil"/>
                <w:right w:val="nil"/>
                <w:between w:val="nil"/>
              </w:pBdr>
              <w:spacing w:line="276" w:lineRule="auto"/>
              <w:jc w:val="center"/>
              <w:rPr>
                <w:rFonts w:ascii="Calibri" w:eastAsia="Calibri" w:hAnsi="Calibri" w:cs="Calibri"/>
                <w:color w:val="1A1A1A"/>
                <w:sz w:val="24"/>
                <w:szCs w:val="24"/>
              </w:rPr>
            </w:pPr>
            <w:r>
              <w:rPr>
                <w:rFonts w:ascii="Calibri" w:eastAsia="Calibri" w:hAnsi="Calibri" w:cs="Calibri"/>
                <w:color w:val="1A1A1A"/>
                <w:sz w:val="24"/>
                <w:szCs w:val="24"/>
              </w:rPr>
              <w:t>X</w:t>
            </w:r>
          </w:p>
        </w:tc>
      </w:tr>
    </w:tbl>
    <w:p w14:paraId="63789726" w14:textId="77777777" w:rsidR="001151C3" w:rsidRPr="0057078F" w:rsidRDefault="001151C3" w:rsidP="0057078F">
      <w:pPr>
        <w:spacing w:after="0" w:line="276" w:lineRule="auto"/>
        <w:jc w:val="both"/>
        <w:rPr>
          <w:rFonts w:ascii="Calibri" w:eastAsia="Calibri" w:hAnsi="Calibri" w:cs="Calibri"/>
          <w:color w:val="1A1A1A"/>
          <w:sz w:val="24"/>
          <w:szCs w:val="24"/>
        </w:rPr>
      </w:pPr>
    </w:p>
    <w:p w14:paraId="60E0A7D4" w14:textId="59A4AFD8" w:rsidR="001815AC" w:rsidRPr="0057078F" w:rsidDel="001151C3" w:rsidRDefault="00000000" w:rsidP="0057078F">
      <w:pP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Adicionalmente,</w:t>
      </w:r>
      <w:r>
        <w:rPr>
          <w:rFonts w:ascii="Calibri" w:eastAsia="Calibri" w:hAnsi="Calibri" w:cs="Calibri"/>
          <w:b/>
          <w:bCs/>
          <w:color w:val="000000"/>
          <w:sz w:val="24"/>
          <w:szCs w:val="24"/>
        </w:rPr>
        <w:t xml:space="preserve"> </w:t>
      </w:r>
    </w:p>
    <w:p w14:paraId="2298994A" w14:textId="08723FD7" w:rsidR="001815AC" w:rsidRPr="0057078F" w:rsidRDefault="001151C3">
      <w:pPr>
        <w:spacing w:after="0" w:line="276" w:lineRule="auto"/>
        <w:jc w:val="both"/>
        <w:rPr>
          <w:rFonts w:ascii="Calibri" w:eastAsia="Calibri" w:hAnsi="Calibri" w:cs="Calibri"/>
          <w:color w:val="000000"/>
          <w:sz w:val="24"/>
          <w:szCs w:val="24"/>
        </w:rPr>
      </w:pPr>
      <w:r>
        <w:rPr>
          <w:rFonts w:ascii="Calibri" w:eastAsia="Calibri" w:hAnsi="Calibri" w:cs="Calibri"/>
          <w:b/>
          <w:bCs/>
          <w:color w:val="000000"/>
          <w:sz w:val="24"/>
          <w:szCs w:val="24"/>
        </w:rPr>
        <w:t>Propi</w:t>
      </w:r>
      <w:r>
        <w:rPr>
          <w:rFonts w:ascii="Calibri" w:eastAsia="Calibri" w:hAnsi="Calibri" w:cs="Calibri"/>
          <w:color w:val="000000"/>
          <w:sz w:val="24"/>
          <w:szCs w:val="24"/>
        </w:rPr>
        <w:t xml:space="preserve"> establece que en el proceso de vinculación del proveedor y previo a establecer la relación comercial con éste, se debe </w:t>
      </w:r>
      <w:r>
        <w:rPr>
          <w:rFonts w:ascii="Calibri" w:eastAsia="Calibri" w:hAnsi="Calibri" w:cs="Calibri"/>
          <w:color w:val="1A1A1A"/>
          <w:sz w:val="24"/>
          <w:szCs w:val="24"/>
        </w:rPr>
        <w:t xml:space="preserve">completar </w:t>
      </w:r>
      <w:r>
        <w:rPr>
          <w:rFonts w:ascii="Calibri" w:eastAsia="Calibri" w:hAnsi="Calibri" w:cs="Calibri"/>
          <w:color w:val="000000"/>
          <w:sz w:val="24"/>
          <w:szCs w:val="24"/>
        </w:rPr>
        <w:t xml:space="preserve">el </w:t>
      </w:r>
      <w:r>
        <w:rPr>
          <w:rFonts w:ascii="Calibri" w:eastAsia="Calibri" w:hAnsi="Calibri" w:cs="Calibri"/>
          <w:color w:val="000000"/>
          <w:sz w:val="24"/>
          <w:szCs w:val="24"/>
        </w:rPr>
        <w:t>“</w:t>
      </w:r>
      <w:r>
        <w:rPr>
          <w:rFonts w:ascii="Calibri" w:eastAsia="Calibri" w:hAnsi="Calibri" w:cs="Calibri"/>
          <w:b/>
          <w:bCs/>
          <w:color w:val="000000"/>
          <w:sz w:val="24"/>
          <w:szCs w:val="24"/>
        </w:rPr>
        <w:t>Formulario de Conoce a tu Proveedor</w:t>
      </w:r>
      <w:r>
        <w:rPr>
          <w:rFonts w:ascii="Calibri" w:eastAsia="Calibri" w:hAnsi="Calibri" w:cs="Calibri"/>
          <w:color w:val="000000"/>
          <w:sz w:val="24"/>
          <w:szCs w:val="24"/>
        </w:rPr>
        <w:t>”</w:t>
      </w:r>
      <w:r>
        <w:rPr>
          <w:rFonts w:ascii="Calibri" w:eastAsia="Calibri" w:hAnsi="Calibri" w:cs="Calibri"/>
          <w:color w:val="000000"/>
          <w:sz w:val="24"/>
          <w:szCs w:val="24"/>
        </w:rPr>
        <w:t>, el cual se completa por medio de la herramienta Snap Compliance, la cual realiza una verificación por nombre en las listas de cautela mencionadas anteriormente, de mostrar alguna coincidencia la herramienta muestra automáticamente una alerta. Se debe de consultar que el nombre del proveedor persona natural o jurídica, nombre de accionistas con más del 10% de participación accionaria, representante legal, apoderado, miembros de junta directiva y beneficiario final, que no aparezca en listas negras internacionales y nacionales.</w:t>
      </w:r>
    </w:p>
    <w:p w14:paraId="44859C72" w14:textId="77777777" w:rsidR="001151C3" w:rsidRPr="0057078F" w:rsidRDefault="001151C3" w:rsidP="0057078F">
      <w:pPr>
        <w:pBdr>
          <w:top w:val="nil"/>
          <w:left w:val="nil"/>
          <w:bottom w:val="nil"/>
          <w:right w:val="nil"/>
          <w:between w:val="nil"/>
        </w:pBdr>
        <w:spacing w:after="0" w:line="276" w:lineRule="auto"/>
        <w:jc w:val="both"/>
        <w:rPr>
          <w:rFonts w:ascii="Calibri" w:eastAsia="Calibri" w:hAnsi="Calibri" w:cs="Calibri"/>
          <w:color w:val="000000"/>
          <w:sz w:val="24"/>
          <w:szCs w:val="24"/>
        </w:rPr>
      </w:pPr>
    </w:p>
    <w:p w14:paraId="31DE44C5" w14:textId="3164C6C7" w:rsidR="001151C3" w:rsidRPr="0057078F" w:rsidDel="0057078F" w:rsidRDefault="0057078F" w:rsidP="0057078F">
      <w:pPr>
        <w:pBdr>
          <w:top w:val="nil"/>
          <w:left w:val="nil"/>
          <w:bottom w:val="nil"/>
          <w:right w:val="nil"/>
          <w:between w:val="nil"/>
        </w:pBdr>
        <w:spacing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Para aquellos proveedores con los que se realice una compra única, será necesario que completen el “Formulario Conoce a tu Proveedor” únicamente en el caso de que las transacciones superen los USD $3,000.01. En los casos que no cumplan con esta condición y únicamente para compras únicas, solo será requerida la documentación establecida en la Tabla 2 - Requerimientos Proveedores.</w:t>
      </w:r>
    </w:p>
    <w:p w14:paraId="359AECD5"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65B4E9D9"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4777E7B" w14:textId="75950233"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En el caso que algún potencial proveedor se encontrare bajo alguna </w:t>
      </w:r>
      <w:r>
        <w:rPr>
          <w:rFonts w:ascii="Calibri" w:eastAsia="Calibri" w:hAnsi="Calibri" w:cs="Calibri"/>
          <w:color w:val="1A1A1A"/>
          <w:sz w:val="24"/>
          <w:szCs w:val="24"/>
        </w:rPr>
        <w:t>de las causales de alerta</w:t>
      </w:r>
      <w:r>
        <w:rPr>
          <w:rFonts w:ascii="Calibri" w:eastAsia="Calibri" w:hAnsi="Calibri" w:cs="Calibri"/>
          <w:color w:val="1A1A1A"/>
          <w:sz w:val="24"/>
          <w:szCs w:val="24"/>
        </w:rPr>
        <w:t xml:space="preserve">, </w:t>
      </w:r>
      <w:r>
        <w:rPr>
          <w:rFonts w:ascii="Calibri" w:eastAsia="Calibri" w:hAnsi="Calibri" w:cs="Calibri"/>
          <w:b/>
          <w:bCs/>
          <w:color w:val="1A1A1A"/>
          <w:sz w:val="24"/>
          <w:szCs w:val="24"/>
        </w:rPr>
        <w:t>Propi</w:t>
      </w:r>
      <w:r>
        <w:rPr>
          <w:rFonts w:ascii="Calibri" w:eastAsia="Calibri" w:hAnsi="Calibri" w:cs="Calibri"/>
          <w:color w:val="1A1A1A"/>
          <w:sz w:val="24"/>
          <w:szCs w:val="24"/>
        </w:rPr>
        <w:t>,</w:t>
      </w:r>
      <w:r>
        <w:rPr>
          <w:rFonts w:ascii="Calibri" w:eastAsia="Calibri" w:hAnsi="Calibri" w:cs="Calibri"/>
          <w:color w:val="1A1A1A"/>
          <w:sz w:val="24"/>
          <w:szCs w:val="24"/>
        </w:rPr>
        <w:t xml:space="preserve"> con la finalidad de prevenir ser utilizada directa o indirectamente para el Lavado de Dinero y/o canalización de recursos para el Financiamiento del Terrorismo, no establecerá relación comercial con dicho proveedor y para los casos que ya se haya contratado</w:t>
      </w:r>
      <w:r>
        <w:rPr>
          <w:rFonts w:ascii="Calibri" w:eastAsia="Calibri" w:hAnsi="Calibri" w:cs="Calibri"/>
          <w:color w:val="1A1A1A"/>
          <w:sz w:val="24"/>
          <w:szCs w:val="24"/>
        </w:rPr>
        <w:t xml:space="preserve"> deberá tomar las medidas respectivas para terminar la relación comercial.</w:t>
      </w:r>
    </w:p>
    <w:p w14:paraId="273C1A70" w14:textId="7777777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En el caso de proveedores internacionales que sean una persona jurídica que cotiza en bolsa de valores y ésta sea sujeta a requisitos de revelación de información en el mercado de valores, no será necesario identificar a los beneficiarios finales o reales de dichas sociedades, bastará con recabar la información que esté a disposición pública para formar el expediente. Esta información deberá actualizarse de forma anual.</w:t>
      </w:r>
    </w:p>
    <w:p w14:paraId="47CF07CA" w14:textId="77777777" w:rsidR="001815AC" w:rsidRPr="0057078F" w:rsidRDefault="00000000" w:rsidP="0057078F">
      <w:pPr>
        <w:tabs>
          <w:tab w:val="left" w:pos="2770"/>
        </w:tabs>
        <w:spacing w:before="117" w:line="276" w:lineRule="auto"/>
        <w:ind w:right="-286"/>
        <w:jc w:val="both"/>
        <w:rPr>
          <w:rFonts w:ascii="Calibri" w:eastAsia="Calibri" w:hAnsi="Calibri" w:cs="Calibri"/>
          <w:color w:val="1A1A1A"/>
          <w:sz w:val="24"/>
          <w:szCs w:val="24"/>
        </w:rPr>
      </w:pPr>
      <w:r>
        <w:rPr>
          <w:rFonts w:ascii="Calibri" w:eastAsia="Calibri" w:hAnsi="Calibri" w:cs="Calibri"/>
          <w:b/>
          <w:color w:val="1A1A1A"/>
          <w:sz w:val="24"/>
          <w:szCs w:val="24"/>
        </w:rPr>
        <w:lastRenderedPageBreak/>
        <w:t>Propi</w:t>
      </w:r>
      <w:r>
        <w:rPr>
          <w:rFonts w:ascii="Calibri" w:eastAsia="Calibri" w:hAnsi="Calibri" w:cs="Calibri"/>
          <w:color w:val="1A1A1A"/>
          <w:sz w:val="24"/>
          <w:szCs w:val="24"/>
        </w:rPr>
        <w:t xml:space="preserve"> conformará un expediente para cada proveedor el cual deberá contener la documentación presentada por el proveedor, el formulario debidamente firmado y la debida diligencia que se ha realizado para establecer la relación de negocio con </w:t>
      </w:r>
      <w:r>
        <w:rPr>
          <w:rFonts w:ascii="Calibri" w:eastAsia="Calibri" w:hAnsi="Calibri" w:cs="Calibri"/>
          <w:b/>
          <w:color w:val="1A1A1A"/>
          <w:sz w:val="24"/>
          <w:szCs w:val="24"/>
        </w:rPr>
        <w:t>Propi</w:t>
      </w:r>
    </w:p>
    <w:p w14:paraId="6C6AA6B3" w14:textId="77777777" w:rsidR="001815AC" w:rsidRPr="0057078F" w:rsidRDefault="00000000" w:rsidP="0057078F">
      <w:pPr>
        <w:pStyle w:val="Heading1"/>
        <w:spacing w:line="276" w:lineRule="auto"/>
        <w:rPr>
          <w:rFonts w:cs="Calibri"/>
        </w:rPr>
      </w:pPr>
      <w:bookmarkStart w:id="1191" w:name="_Toc176997912"/>
      <w:r>
        <w:rPr>
          <w:rFonts w:cs="Calibri"/>
        </w:rPr>
        <w:t>POLITICAS PARA EL MONITOREO Y REPORTE DE OPERACIONES IRREGULARES, SOSPECHOSAS Y REGULADAS</w:t>
      </w:r>
      <w:bookmarkEnd w:id="1191"/>
    </w:p>
    <w:p w14:paraId="528A0475" w14:textId="77777777" w:rsidR="001815AC" w:rsidRPr="0057078F" w:rsidRDefault="001815AC" w:rsidP="0057078F">
      <w:pPr>
        <w:spacing w:line="276" w:lineRule="auto"/>
        <w:rPr>
          <w:rFonts w:ascii="Calibri" w:hAnsi="Calibri" w:cs="Calibri"/>
          <w:sz w:val="24"/>
          <w:szCs w:val="24"/>
        </w:rPr>
      </w:pPr>
    </w:p>
    <w:p w14:paraId="13D9D7D8" w14:textId="77777777" w:rsidR="001815AC" w:rsidRPr="0057078F" w:rsidRDefault="00000000" w:rsidP="0057078F">
      <w:pPr>
        <w:pStyle w:val="Heading2"/>
        <w:numPr>
          <w:ilvl w:val="0"/>
          <w:numId w:val="3"/>
        </w:numPr>
        <w:spacing w:line="276" w:lineRule="auto"/>
        <w:rPr>
          <w:rFonts w:cs="Calibri"/>
        </w:rPr>
      </w:pPr>
      <w:bookmarkStart w:id="1192" w:name="_Toc176997913"/>
      <w:r>
        <w:rPr>
          <w:rFonts w:cs="Calibri"/>
        </w:rPr>
        <w:t>MONITOREO</w:t>
      </w:r>
      <w:bookmarkEnd w:id="1192"/>
      <w:r>
        <w:rPr>
          <w:rFonts w:cs="Calibri"/>
        </w:rPr>
        <w:t xml:space="preserve"> </w:t>
      </w:r>
    </w:p>
    <w:p w14:paraId="273A3D0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04515C9" w14:textId="21CFBD46"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193" w:name="bookmark=id.ihv636" w:colFirst="0" w:colLast="0"/>
      <w:bookmarkEnd w:id="1193"/>
      <w:r>
        <w:rPr>
          <w:rFonts w:ascii="Calibri" w:eastAsia="Calibri" w:hAnsi="Calibri" w:cs="Calibri"/>
          <w:color w:val="1A1A1A"/>
          <w:sz w:val="24"/>
          <w:szCs w:val="24"/>
        </w:rPr>
        <w:t xml:space="preserve">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efectuará un monitoreo permanente de las transacciones llevadas a cabo con los clientes.  </w:t>
      </w:r>
    </w:p>
    <w:p w14:paraId="75616F5F" w14:textId="52AAFC1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determinar cómo operaciones irregulares que deben ser analizadas por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éste deberá considerar aquellas transacciones de ingreso o egreso que, por sus montos, medios de pago, frecuencia, tipo de cliente que por sus características especiales se consideren de alto riesgo y sean generadoras de una alerta de operaciones irregulares. </w:t>
      </w:r>
    </w:p>
    <w:p w14:paraId="35FA87E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73D4CE9" w14:textId="2C8F22B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la determinación de los escenarios de riesgo o alertas que se deberán monitorear permanentemente, </w:t>
      </w:r>
      <w:r>
        <w:rPr>
          <w:rFonts w:ascii="Calibri" w:eastAsia="Calibri" w:hAnsi="Calibri" w:cs="Calibri"/>
          <w:b/>
          <w:bCs/>
          <w:color w:val="1A1A1A"/>
          <w:sz w:val="24"/>
          <w:szCs w:val="24"/>
        </w:rPr>
        <w:t>Propi</w:t>
      </w:r>
      <w:r>
        <w:rPr>
          <w:rFonts w:ascii="Calibri" w:eastAsia="Calibri" w:hAnsi="Calibri" w:cs="Calibri"/>
          <w:color w:val="1A1A1A"/>
          <w:sz w:val="24"/>
          <w:szCs w:val="24"/>
        </w:rPr>
        <w:t xml:space="preserve">, </w:t>
      </w:r>
      <w:r>
        <w:rPr>
          <w:rFonts w:ascii="Calibri" w:eastAsia="Calibri" w:hAnsi="Calibri" w:cs="Calibri"/>
          <w:color w:val="1A1A1A"/>
          <w:sz w:val="24"/>
          <w:szCs w:val="24"/>
        </w:rPr>
        <w:t xml:space="preserve">por medio del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w:t>
      </w:r>
      <w:r>
        <w:rPr>
          <w:rFonts w:ascii="Calibri" w:eastAsia="Calibri" w:hAnsi="Calibri" w:cs="Calibri"/>
          <w:color w:val="1A1A1A"/>
          <w:sz w:val="24"/>
          <w:szCs w:val="24"/>
        </w:rPr>
        <w:t xml:space="preserve"> establecerá los escenarios que se consideren inusuales o irregulares, según las características de las operaciones y tipo de cliente. Queda como obligación del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realizar una revisión y actualización permanente de estos escenarios para asegurar que se encuentran apegadas a la realidad del negocio y sus operaciones.</w:t>
      </w:r>
    </w:p>
    <w:p w14:paraId="35BC813A" w14:textId="77777777" w:rsidR="001815AC" w:rsidRPr="0057078F" w:rsidRDefault="001815AC" w:rsidP="0057078F">
      <w:pPr>
        <w:spacing w:line="276" w:lineRule="auto"/>
        <w:jc w:val="both"/>
        <w:rPr>
          <w:rFonts w:ascii="Calibri" w:eastAsia="Calibri" w:hAnsi="Calibri" w:cs="Calibri"/>
          <w:color w:val="1A1A1A"/>
          <w:sz w:val="24"/>
          <w:szCs w:val="24"/>
        </w:rPr>
      </w:pPr>
    </w:p>
    <w:p w14:paraId="1BB66E35" w14:textId="77777777" w:rsidR="001815AC" w:rsidRPr="0057078F" w:rsidRDefault="00000000" w:rsidP="0057078F">
      <w:pPr>
        <w:tabs>
          <w:tab w:val="left" w:pos="3119"/>
        </w:tabs>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Todos los escenarios que se utilicen para el monitoreo deberán documentarse utilizando el soporte físico o digital.</w:t>
      </w:r>
    </w:p>
    <w:p w14:paraId="40AE9C74" w14:textId="77777777" w:rsidR="001815AC" w:rsidRPr="0057078F" w:rsidRDefault="00000000" w:rsidP="0057078F">
      <w:pPr>
        <w:pStyle w:val="Heading2"/>
        <w:numPr>
          <w:ilvl w:val="0"/>
          <w:numId w:val="3"/>
        </w:numPr>
        <w:spacing w:line="276" w:lineRule="auto"/>
        <w:rPr>
          <w:rFonts w:cs="Calibri"/>
        </w:rPr>
      </w:pPr>
      <w:bookmarkStart w:id="1210" w:name="_Toc176997914"/>
      <w:r>
        <w:rPr>
          <w:rFonts w:cs="Calibri"/>
        </w:rPr>
        <w:t>REPORTE INTERNO DE OPERACIONES IRREGULARES O SOSPECHOSAS</w:t>
      </w:r>
      <w:bookmarkEnd w:id="1210"/>
    </w:p>
    <w:p w14:paraId="05B4E6A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8009C30" w14:textId="7FCB55A0"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Cualquier empleado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que conozca información sobre la actividad sospechosa de algún cliente o proveedor, está en la obligación de notificarlo al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utilizando el FORMULARIO DE REPORTE INTERNO DE OPERACIONES IRREGULARES O SOSPECHOSAS (Anexo IV). Todo reporte recibido por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ingresará al análisis relacionado en el siguiente literal.</w:t>
      </w:r>
    </w:p>
    <w:p w14:paraId="1A748DE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47537DB" w14:textId="77777777" w:rsidR="001815AC" w:rsidRPr="0057078F" w:rsidRDefault="00000000" w:rsidP="0057078F">
      <w:pPr>
        <w:pStyle w:val="Heading2"/>
        <w:numPr>
          <w:ilvl w:val="0"/>
          <w:numId w:val="3"/>
        </w:numPr>
        <w:spacing w:line="276" w:lineRule="auto"/>
        <w:rPr>
          <w:rFonts w:cs="Calibri"/>
        </w:rPr>
      </w:pPr>
      <w:bookmarkStart w:id="1219" w:name="_Toc176997915"/>
      <w:r>
        <w:rPr>
          <w:rFonts w:cs="Calibri"/>
        </w:rPr>
        <w:t>ANÁLISIS DE TRANSACCIONES IRREGULARES</w:t>
      </w:r>
      <w:bookmarkEnd w:id="1219"/>
    </w:p>
    <w:p w14:paraId="1FEC8AF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09C580F" w14:textId="19A81B0F"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220" w:name="_heading=h.41mghml" w:colFirst="0" w:colLast="0"/>
      <w:bookmarkEnd w:id="1220"/>
      <w:r>
        <w:rPr>
          <w:rFonts w:ascii="Calibri" w:eastAsia="Calibri" w:hAnsi="Calibri" w:cs="Calibri"/>
          <w:color w:val="1A1A1A"/>
          <w:sz w:val="24"/>
          <w:szCs w:val="24"/>
        </w:rPr>
        <w:t xml:space="preserve">Las transacciones que se identifiquen como irregulares debido a que cumplen con los criterios anteriormente mencionados, ingresarán a un proceso de análisis a fin de determinar si es necesario enviar el Reporte de Operación Sospechosa a la </w:t>
      </w:r>
      <w:r>
        <w:rPr>
          <w:rFonts w:ascii="Calibri" w:eastAsia="Calibri" w:hAnsi="Calibri" w:cs="Calibri"/>
          <w:color w:val="1A1A1A"/>
          <w:sz w:val="24"/>
          <w:szCs w:val="24"/>
        </w:rPr>
        <w:t>Super</w:t>
      </w:r>
      <w:r>
        <w:rPr>
          <w:rFonts w:ascii="Calibri" w:eastAsia="Calibri" w:hAnsi="Calibri" w:cs="Calibri"/>
          <w:color w:val="1A1A1A"/>
          <w:sz w:val="24"/>
          <w:szCs w:val="24"/>
        </w:rPr>
        <w:t>i</w:t>
      </w:r>
      <w:r>
        <w:rPr>
          <w:rFonts w:ascii="Calibri" w:eastAsia="Calibri" w:hAnsi="Calibri" w:cs="Calibri"/>
          <w:color w:val="1A1A1A"/>
          <w:sz w:val="24"/>
          <w:szCs w:val="24"/>
        </w:rPr>
        <w:t>n</w:t>
      </w:r>
      <w:r>
        <w:rPr>
          <w:rFonts w:ascii="Calibri" w:eastAsia="Calibri" w:hAnsi="Calibri" w:cs="Calibri"/>
          <w:color w:val="1A1A1A"/>
          <w:sz w:val="24"/>
          <w:szCs w:val="24"/>
        </w:rPr>
        <w:t>ten</w:t>
      </w:r>
      <w:r>
        <w:rPr>
          <w:rFonts w:ascii="Calibri" w:eastAsia="Calibri" w:hAnsi="Calibri" w:cs="Calibri"/>
          <w:color w:val="1A1A1A"/>
          <w:sz w:val="24"/>
          <w:szCs w:val="24"/>
        </w:rPr>
        <w:t>dencia de Bancos a travéz de la Intendencia de Verificación Especial</w:t>
      </w:r>
      <w:r>
        <w:rPr>
          <w:rFonts w:ascii="Calibri" w:eastAsia="Calibri" w:hAnsi="Calibri" w:cs="Calibri"/>
          <w:color w:val="1A1A1A"/>
          <w:sz w:val="24"/>
          <w:szCs w:val="24"/>
        </w:rPr>
        <w:t xml:space="preserve"> y los mecanismo que esta ponga a disposición para hacerlo</w:t>
      </w:r>
      <w:r>
        <w:rPr>
          <w:rFonts w:ascii="Calibri" w:eastAsia="Calibri" w:hAnsi="Calibri" w:cs="Calibri"/>
          <w:color w:val="1A1A1A"/>
          <w:sz w:val="24"/>
          <w:szCs w:val="24"/>
        </w:rPr>
        <w:t>.</w:t>
      </w:r>
    </w:p>
    <w:p w14:paraId="7A0E5639"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8EB1CFB" w14:textId="24E18093"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realizar el análisis,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se apoyará en las herramientas tecnológicas que tenga a su disposición en el cual deberá registrar todos los análisis y gestiones que se hayan realizado para cada caso, así como la documentación adjunta de soporte. La herramienta que se utilice deberá garantizar la seguridad y confidencialidad de toda la información que se maneje para el monitoreo y las decisiones que se deriven.</w:t>
      </w:r>
    </w:p>
    <w:p w14:paraId="0EC3816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1F36B6E" w14:textId="6C2D82AB" w:rsidR="0057078F"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rPr>
        <w:t xml:space="preserve">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cuenta con 15 días hábiles para realizar el análisis, luego de haber identificado la(s) transacción(es) inusuales o irregulares.</w:t>
      </w:r>
      <w:r>
        <w:rPr>
          <w:rFonts w:ascii="Calibri" w:eastAsia="Calibri" w:hAnsi="Calibri" w:cs="Calibri"/>
          <w:color w:val="1A1A1A"/>
          <w:sz w:val="24"/>
          <w:szCs w:val="24"/>
        </w:rPr>
        <w:t xml:space="preserve"> </w:t>
      </w:r>
      <w:r>
        <w:rPr>
          <w:rFonts w:ascii="Calibri" w:eastAsia="Calibri" w:hAnsi="Calibri" w:cs="Calibri"/>
          <w:color w:val="1A1A1A"/>
          <w:sz w:val="24"/>
          <w:szCs w:val="24"/>
        </w:rPr>
        <w:t xml:space="preserve"> </w:t>
      </w:r>
      <w:r>
        <w:rPr>
          <w:rFonts w:ascii="Calibri" w:eastAsia="Calibri" w:hAnsi="Calibri" w:cs="Calibri"/>
          <w:color w:val="1A1A1A"/>
          <w:sz w:val="24"/>
          <w:szCs w:val="24"/>
          <w:lang w:val="es-ES"/>
        </w:rPr>
        <w:t xml:space="preserve">Una vez transcurrido el plazo, el Oficial de Cumplimiento, o </w:t>
      </w:r>
      <w:r>
        <w:rPr>
          <w:rFonts w:ascii="Calibri" w:eastAsia="Calibri" w:hAnsi="Calibri" w:cs="Calibri"/>
          <w:color w:val="1A1A1A"/>
          <w:sz w:val="24"/>
          <w:szCs w:val="24"/>
          <w:lang w:val="es-ES"/>
        </w:rPr>
        <w:t>suplente</w:t>
      </w:r>
      <w:r>
        <w:rPr>
          <w:rFonts w:ascii="Calibri" w:eastAsia="Calibri" w:hAnsi="Calibri" w:cs="Calibri"/>
          <w:color w:val="1A1A1A"/>
          <w:sz w:val="24"/>
          <w:szCs w:val="24"/>
          <w:lang w:val="es-ES"/>
        </w:rPr>
        <w:t>, deberá registrar en el expediente correspondiente un resumen de sus observaciones, así como las del funcionario o empleado que detectó la operación.</w:t>
      </w:r>
    </w:p>
    <w:p w14:paraId="7D4748EA" w14:textId="626D3998"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32C541AE"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4756FAD" w14:textId="326A7490"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Como consecuencia del análisis efectuado, tomando como base lo establecido en la Ley contra el Lavado de Dinero y Activos, su Reglamento e Instructivo,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calificará la operación de la siguiente manera:</w:t>
      </w:r>
    </w:p>
    <w:p w14:paraId="384A13E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CEAF092" w14:textId="74CA7C71" w:rsidR="001815AC" w:rsidRPr="0057078F" w:rsidRDefault="00000000" w:rsidP="0057078F">
      <w:pPr>
        <w:numPr>
          <w:ilvl w:val="0"/>
          <w:numId w:val="2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Si existen suficientes elementos de juicio para considerarlas operaciones sospechosas, conforme a hechos objetivos observados y establecidos por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en dicho análisis, selecciona la opción “Operación Sospechosa” y procede a elaborar el Reporte de Operación Sospechosa (ROS) utilizando </w:t>
      </w:r>
      <w:r>
        <w:rPr>
          <w:rFonts w:ascii="Calibri" w:eastAsia="Calibri" w:hAnsi="Calibri" w:cs="Calibri"/>
          <w:color w:val="1A1A1A"/>
          <w:sz w:val="24"/>
          <w:szCs w:val="24"/>
        </w:rPr>
        <w:t xml:space="preserve">los mecanismos y las formas establecidas </w:t>
      </w:r>
      <w:r>
        <w:rPr>
          <w:rFonts w:ascii="Calibri" w:eastAsia="Calibri" w:hAnsi="Calibri" w:cs="Calibri"/>
          <w:color w:val="1A1A1A"/>
          <w:sz w:val="24"/>
          <w:szCs w:val="24"/>
        </w:rPr>
        <w:t xml:space="preserve"> </w:t>
      </w:r>
      <w:r>
        <w:rPr>
          <w:rFonts w:ascii="Calibri" w:eastAsia="Calibri" w:hAnsi="Calibri" w:cs="Calibri"/>
          <w:color w:val="1A1A1A"/>
          <w:sz w:val="24"/>
          <w:szCs w:val="24"/>
        </w:rPr>
        <w:t>por la</w:t>
      </w:r>
      <w:r>
        <w:rPr>
          <w:rFonts w:ascii="Calibri" w:eastAsia="Calibri" w:hAnsi="Calibri" w:cs="Calibri"/>
          <w:color w:val="1A1A1A"/>
          <w:sz w:val="24"/>
          <w:szCs w:val="24"/>
        </w:rPr>
        <w:t xml:space="preserve"> </w:t>
      </w:r>
      <w:r>
        <w:rPr>
          <w:rFonts w:ascii="Calibri" w:eastAsia="Calibri" w:hAnsi="Calibri" w:cs="Calibri"/>
          <w:color w:val="1A1A1A"/>
          <w:sz w:val="24"/>
          <w:szCs w:val="24"/>
        </w:rPr>
        <w:t>Intendencia de Verificación Especial</w:t>
      </w:r>
      <w:r>
        <w:rPr>
          <w:rFonts w:ascii="Calibri" w:eastAsia="Calibri" w:hAnsi="Calibri" w:cs="Calibri"/>
          <w:color w:val="1A1A1A"/>
          <w:sz w:val="24"/>
          <w:szCs w:val="24"/>
        </w:rPr>
        <w:t xml:space="preserve"> </w:t>
      </w:r>
      <w:r>
        <w:rPr>
          <w:rFonts w:ascii="Calibri" w:eastAsia="Calibri" w:hAnsi="Calibri" w:cs="Calibri"/>
          <w:color w:val="1A1A1A"/>
          <w:sz w:val="24"/>
          <w:szCs w:val="24"/>
        </w:rPr>
        <w:t xml:space="preserve">dentro de los siguientes </w:t>
      </w:r>
      <w:r>
        <w:rPr>
          <w:rFonts w:ascii="Calibri" w:eastAsia="Calibri" w:hAnsi="Calibri" w:cs="Calibri"/>
          <w:color w:val="1A1A1A"/>
          <w:sz w:val="24"/>
          <w:szCs w:val="24"/>
        </w:rPr>
        <w:t>diez (</w:t>
      </w:r>
      <w:r>
        <w:rPr>
          <w:rFonts w:ascii="Calibri" w:eastAsia="Calibri" w:hAnsi="Calibri" w:cs="Calibri"/>
          <w:color w:val="1A1A1A"/>
          <w:sz w:val="24"/>
          <w:szCs w:val="24"/>
        </w:rPr>
        <w:t>10</w:t>
      </w:r>
      <w:r>
        <w:rPr>
          <w:rFonts w:ascii="Calibri" w:eastAsia="Calibri" w:hAnsi="Calibri" w:cs="Calibri"/>
          <w:color w:val="1A1A1A"/>
          <w:sz w:val="24"/>
          <w:szCs w:val="24"/>
        </w:rPr>
        <w:t xml:space="preserve">) </w:t>
      </w:r>
      <w:r>
        <w:rPr>
          <w:rFonts w:ascii="Calibri" w:eastAsia="Calibri" w:hAnsi="Calibri" w:cs="Calibri"/>
          <w:color w:val="1A1A1A"/>
          <w:sz w:val="24"/>
          <w:szCs w:val="24"/>
        </w:rPr>
        <w:t>días hábiles.</w:t>
      </w:r>
    </w:p>
    <w:p w14:paraId="2C1BCE7B" w14:textId="413C926A" w:rsidR="001815AC" w:rsidRPr="0057078F" w:rsidRDefault="00000000" w:rsidP="0057078F">
      <w:pPr>
        <w:numPr>
          <w:ilvl w:val="0"/>
          <w:numId w:val="23"/>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No se considera una operación sospechosa, </w:t>
      </w:r>
      <w:r>
        <w:rPr>
          <w:rFonts w:ascii="Calibri" w:eastAsia="Calibri" w:hAnsi="Calibri" w:cs="Calibri"/>
          <w:color w:val="1A1A1A"/>
          <w:sz w:val="24"/>
          <w:szCs w:val="24"/>
        </w:rPr>
        <w:t xml:space="preserve">por tanto se </w:t>
      </w:r>
      <w:r>
        <w:rPr>
          <w:rFonts w:ascii="Calibri" w:eastAsia="Calibri" w:hAnsi="Calibri" w:cs="Calibri"/>
          <w:color w:val="1A1A1A"/>
          <w:sz w:val="24"/>
          <w:szCs w:val="24"/>
        </w:rPr>
        <w:t>considera como una</w:t>
      </w:r>
      <w:r>
        <w:rPr>
          <w:rFonts w:ascii="Calibri" w:eastAsia="Calibri" w:hAnsi="Calibri" w:cs="Calibri"/>
          <w:color w:val="1A1A1A"/>
          <w:sz w:val="24"/>
          <w:szCs w:val="24"/>
        </w:rPr>
        <w:t xml:space="preserve"> “Operación Normal” y el caso se da por cerrado.</w:t>
      </w:r>
    </w:p>
    <w:p w14:paraId="41CD1C6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4C84FF8" w14:textId="23856A93" w:rsidR="001815AC" w:rsidRPr="0057078F" w:rsidDel="00C36077" w:rsidRDefault="00000000" w:rsidP="00C36077">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ambos casos, se deberá dejar constancia de todos los análisis e información de soporte que justifica la acción a tomar en cada caso. </w:t>
      </w:r>
      <w:r>
        <w:rPr>
          <w:rFonts w:ascii="Calibri" w:eastAsia="Calibri" w:hAnsi="Calibri" w:cs="Calibri"/>
          <w:color w:val="1A1A1A"/>
          <w:sz w:val="24"/>
          <w:szCs w:val="24"/>
        </w:rPr>
        <w:t>Asimismo, se</w:t>
      </w:r>
    </w:p>
    <w:p w14:paraId="375DA69F" w14:textId="176E94AB" w:rsidR="0057078F" w:rsidRPr="0057078F" w:rsidRDefault="0057078F" w:rsidP="00C36077">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lang w:val="es-ES"/>
        </w:rPr>
        <w:t xml:space="preserve"> deberá agregar al expediente correspondiente una copia del formulario de notificación enviado a la Superintendencia de Bancos</w:t>
      </w:r>
      <w:r>
        <w:rPr>
          <w:rFonts w:ascii="Calibri" w:eastAsia="Calibri" w:hAnsi="Calibri" w:cs="Calibri"/>
          <w:color w:val="1A1A1A"/>
          <w:sz w:val="24"/>
          <w:szCs w:val="24"/>
          <w:lang w:val="es-ES"/>
        </w:rPr>
        <w:t xml:space="preserve"> o a la IVE</w:t>
      </w:r>
    </w:p>
    <w:p w14:paraId="5AEBD8A3"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10A76EA"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3B0DD25" w14:textId="77777777" w:rsidR="001815AC" w:rsidRPr="0057078F" w:rsidRDefault="00000000" w:rsidP="0057078F">
      <w:pPr>
        <w:pStyle w:val="Heading2"/>
        <w:numPr>
          <w:ilvl w:val="0"/>
          <w:numId w:val="3"/>
        </w:numPr>
        <w:spacing w:line="276" w:lineRule="auto"/>
        <w:rPr>
          <w:rFonts w:cs="Calibri"/>
        </w:rPr>
      </w:pPr>
      <w:bookmarkStart w:id="1275" w:name="_Toc176997916"/>
      <w:r>
        <w:rPr>
          <w:rFonts w:cs="Calibri"/>
        </w:rPr>
        <w:t>REPORTE DE OPERACIONES SOSPECHOSAS (ROS) Y REPORTE DE TENTATIVA DE OPERACIÓN SOSPECHOSA</w:t>
      </w:r>
      <w:bookmarkEnd w:id="1275"/>
    </w:p>
    <w:p w14:paraId="7320BE9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A3D75A2" w14:textId="1A34522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276" w:name="_heading=h.vx1227" w:colFirst="0" w:colLast="0"/>
      <w:bookmarkEnd w:id="1276"/>
      <w:r>
        <w:rPr>
          <w:rFonts w:ascii="Calibri" w:eastAsia="Calibri" w:hAnsi="Calibri" w:cs="Calibri"/>
          <w:color w:val="1A1A1A"/>
          <w:sz w:val="24"/>
          <w:szCs w:val="24"/>
        </w:rPr>
        <w:t xml:space="preserve">El Reporte de Operaciones Sospechosas es anónimo y como tal, se envía a nombre de </w:t>
      </w:r>
      <w:r>
        <w:rPr>
          <w:rFonts w:ascii="Calibri" w:eastAsia="Calibri" w:hAnsi="Calibri" w:cs="Calibri"/>
          <w:b/>
          <w:color w:val="1A1A1A"/>
          <w:sz w:val="24"/>
          <w:szCs w:val="24"/>
        </w:rPr>
        <w:t>Propi</w:t>
      </w:r>
      <w:r>
        <w:rPr>
          <w:rFonts w:ascii="Calibri" w:eastAsia="Calibri" w:hAnsi="Calibri" w:cs="Calibri"/>
          <w:b/>
          <w:color w:val="1A1A1A"/>
          <w:sz w:val="24"/>
          <w:szCs w:val="24"/>
        </w:rPr>
        <w:t>.</w:t>
      </w:r>
      <w:r>
        <w:rPr>
          <w:rFonts w:ascii="Calibri" w:eastAsia="Calibri" w:hAnsi="Calibri" w:cs="Calibri"/>
          <w:color w:val="1A1A1A"/>
          <w:sz w:val="24"/>
          <w:szCs w:val="24"/>
        </w:rPr>
        <w:t xml:space="preserve">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es el autorizado para enviar a la </w:t>
      </w:r>
      <w:r>
        <w:rPr>
          <w:rFonts w:ascii="Calibri" w:eastAsia="Calibri" w:hAnsi="Calibri" w:cs="Calibri"/>
          <w:color w:val="1A1A1A"/>
          <w:sz w:val="24"/>
          <w:szCs w:val="24"/>
        </w:rPr>
        <w:t xml:space="preserve">IVE </w:t>
      </w:r>
      <w:r>
        <w:rPr>
          <w:rFonts w:ascii="Calibri" w:eastAsia="Calibri" w:hAnsi="Calibri" w:cs="Calibri"/>
          <w:color w:val="1A1A1A"/>
          <w:sz w:val="24"/>
          <w:szCs w:val="24"/>
        </w:rPr>
        <w:t xml:space="preserve">los Reportes de Operaciones Sospechosas. Para realizar el envío se utilizará los medios y formularios puestos a disposición por la </w:t>
      </w:r>
      <w:r>
        <w:rPr>
          <w:rFonts w:ascii="Calibri" w:eastAsia="Calibri" w:hAnsi="Calibri" w:cs="Calibri"/>
          <w:color w:val="1A1A1A"/>
          <w:sz w:val="24"/>
          <w:szCs w:val="24"/>
        </w:rPr>
        <w:t>IVE</w:t>
      </w:r>
      <w:r>
        <w:rPr>
          <w:rFonts w:ascii="Calibri" w:eastAsia="Calibri" w:hAnsi="Calibri" w:cs="Calibri"/>
          <w:color w:val="1A1A1A"/>
          <w:sz w:val="24"/>
          <w:szCs w:val="24"/>
        </w:rPr>
        <w:t>.</w:t>
      </w:r>
    </w:p>
    <w:p w14:paraId="32D6B792"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24D2F35"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Dentro de la documentación a remitir junto con el reporte de operación sospechosa se incluye:</w:t>
      </w:r>
    </w:p>
    <w:p w14:paraId="1618F5EC"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Informe detallado de la operación.</w:t>
      </w:r>
    </w:p>
    <w:p w14:paraId="569F2757"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Los análisis efectuados por cada una de las áreas de la empresa involucradas en la operación con su respectiva conclusión.</w:t>
      </w:r>
    </w:p>
    <w:p w14:paraId="32B50ED2"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Demás documentación que se considere necesaria para facilitar la evaluación y análisis de los hechos, operaciones o actividades reportadas. </w:t>
      </w:r>
    </w:p>
    <w:p w14:paraId="67065C70"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El perfil del cliente y declaración jurada.</w:t>
      </w:r>
    </w:p>
    <w:p w14:paraId="7A151FD5"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Detalle de los productos y servicios que se prestan al cliente.</w:t>
      </w:r>
    </w:p>
    <w:p w14:paraId="177324D8"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Contratos del producto o servicio.</w:t>
      </w:r>
    </w:p>
    <w:p w14:paraId="37592CB0"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Detalle de las medidas de debida diligencia aplicadas del cliente.</w:t>
      </w:r>
    </w:p>
    <w:p w14:paraId="73143AF2" w14:textId="77777777" w:rsidR="001815AC" w:rsidRPr="0057078F" w:rsidRDefault="00000000" w:rsidP="0057078F">
      <w:pPr>
        <w:numPr>
          <w:ilvl w:val="0"/>
          <w:numId w:val="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Documentos de respaldo de la operación inusual determinada como sospechosa.</w:t>
      </w:r>
    </w:p>
    <w:p w14:paraId="6A263C0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7DA3BA6" w14:textId="1DABEE2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De igual forma, procederá el  Reporte de tentativa de operación sospechosa, cuando se tenga conocimiento que una persona natural o jurídica, ya sea cliente o no, pretenda realizar una operación inusual o no justificada, que se infiera esté relacionada con LA/FT/FPADM, que no se perfecciona por cuanto quien intenta llevarla a cabo desiste de la misma o porque los controles </w:t>
        <w:lastRenderedPageBreak/>
        <w:t xml:space="preserve">establecidos o definidos por la empresa no permitieron realizarla o impidieron su realización, este tipo de situaciones deben ser reportadas a la </w:t>
      </w:r>
      <w:r>
        <w:rPr>
          <w:rFonts w:ascii="Calibri" w:eastAsia="Calibri" w:hAnsi="Calibri" w:cs="Calibri"/>
          <w:color w:val="1A1A1A"/>
          <w:sz w:val="24"/>
          <w:szCs w:val="24"/>
        </w:rPr>
        <w:t xml:space="preserve">IVE </w:t>
      </w:r>
      <w:r>
        <w:rPr>
          <w:rFonts w:ascii="Calibri" w:eastAsia="Calibri" w:hAnsi="Calibri" w:cs="Calibri"/>
          <w:color w:val="1A1A1A"/>
          <w:sz w:val="24"/>
          <w:szCs w:val="24"/>
        </w:rPr>
        <w:t xml:space="preserve">como una operación sospechosa tentada, utilizando el formulario definido por la </w:t>
      </w:r>
      <w:r>
        <w:rPr>
          <w:rFonts w:ascii="Calibri" w:eastAsia="Calibri" w:hAnsi="Calibri" w:cs="Calibri"/>
          <w:color w:val="1A1A1A"/>
          <w:sz w:val="24"/>
          <w:szCs w:val="24"/>
        </w:rPr>
        <w:t>IVE</w:t>
      </w:r>
      <w:r>
        <w:rPr>
          <w:rFonts w:ascii="Calibri" w:eastAsia="Calibri" w:hAnsi="Calibri" w:cs="Calibri"/>
          <w:color w:val="1A1A1A"/>
          <w:sz w:val="24"/>
          <w:szCs w:val="24"/>
        </w:rPr>
        <w:t>.</w:t>
      </w:r>
    </w:p>
    <w:p w14:paraId="6A2F3E59"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177BD84"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Queda terminantemente prohibido informar al cliente que su operación será reportada como sospechosa.</w:t>
      </w:r>
    </w:p>
    <w:p w14:paraId="59AE3AFB"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C199AB6" w14:textId="77777777" w:rsidR="001815AC" w:rsidRPr="0057078F" w:rsidRDefault="00000000" w:rsidP="0057078F">
      <w:pPr>
        <w:pStyle w:val="Heading2"/>
        <w:numPr>
          <w:ilvl w:val="0"/>
          <w:numId w:val="3"/>
        </w:numPr>
        <w:spacing w:line="276" w:lineRule="auto"/>
        <w:rPr>
          <w:rFonts w:cs="Calibri"/>
        </w:rPr>
      </w:pPr>
      <w:bookmarkStart w:id="1289" w:name="_Toc176997917"/>
      <w:r>
        <w:rPr>
          <w:rFonts w:cs="Calibri"/>
        </w:rPr>
        <w:t>REPORTE DE OPERACIONES REGULADAS</w:t>
      </w:r>
      <w:bookmarkEnd w:id="1289"/>
    </w:p>
    <w:p w14:paraId="4D50DE55" w14:textId="77777777" w:rsidR="001815AC" w:rsidRPr="0057078F" w:rsidRDefault="001815AC" w:rsidP="0057078F">
      <w:pPr>
        <w:spacing w:line="276" w:lineRule="auto"/>
        <w:rPr>
          <w:rFonts w:ascii="Calibri" w:hAnsi="Calibri" w:cs="Calibri"/>
          <w:sz w:val="24"/>
          <w:szCs w:val="24"/>
        </w:rPr>
      </w:pPr>
    </w:p>
    <w:p w14:paraId="326E2EC8" w14:textId="12A70DC5"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realizará monitoreo de las transacciones diarias de los clientes, con la finalidad de identificar transacciones que superen el umbral permitido por la ley y realizar el respectivo reporte.</w:t>
      </w:r>
    </w:p>
    <w:p w14:paraId="175521AF" w14:textId="23DCE8D4" w:rsidR="001815AC" w:rsidRPr="0057078F" w:rsidRDefault="00000000" w:rsidP="0057078F">
      <w:pPr>
        <w:numPr>
          <w:ilvl w:val="0"/>
          <w:numId w:val="1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Operación individual en efectivo. Se entenderá por transacción en efectivo que realiza un cliente en un solo evento, cuyo valor sea superior a US</w:t>
      </w:r>
      <w:r>
        <w:rPr>
          <w:rFonts w:ascii="Calibri" w:eastAsia="Calibri" w:hAnsi="Calibri" w:cs="Calibri"/>
          <w:color w:val="1A1A1A"/>
          <w:sz w:val="24"/>
          <w:szCs w:val="24"/>
        </w:rPr>
        <w:t>USD $</w:t>
      </w:r>
      <w:r>
        <w:rPr>
          <w:rFonts w:ascii="Calibri" w:eastAsia="Calibri" w:hAnsi="Calibri" w:cs="Calibri"/>
          <w:color w:val="1A1A1A"/>
          <w:sz w:val="24"/>
          <w:szCs w:val="24"/>
        </w:rPr>
        <w:t xml:space="preserve">10,000.00, o su equivalente en </w:t>
      </w:r>
      <w:r>
        <w:rPr>
          <w:rFonts w:ascii="Calibri" w:eastAsia="Calibri" w:hAnsi="Calibri" w:cs="Calibri"/>
          <w:color w:val="1A1A1A"/>
          <w:sz w:val="24"/>
          <w:szCs w:val="24"/>
        </w:rPr>
        <w:t>quetzales</w:t>
      </w:r>
      <w:r>
        <w:rPr>
          <w:rFonts w:ascii="Calibri" w:eastAsia="Calibri" w:hAnsi="Calibri" w:cs="Calibri"/>
          <w:color w:val="1A1A1A"/>
          <w:sz w:val="24"/>
          <w:szCs w:val="24"/>
        </w:rPr>
        <w:t xml:space="preserve">. También debe considerarse como una operación individual en efectivo toda transacción que esté conformada por efectivo y otros medios, siempre y cuando la cantidad en efectivo sobrepase los </w:t>
      </w:r>
      <w:r>
        <w:rPr>
          <w:rFonts w:ascii="Calibri" w:eastAsia="Calibri" w:hAnsi="Calibri" w:cs="Calibri"/>
          <w:color w:val="1A1A1A"/>
          <w:sz w:val="24"/>
          <w:szCs w:val="24"/>
        </w:rPr>
        <w:t>USD $</w:t>
      </w:r>
      <w:r>
        <w:rPr>
          <w:rFonts w:ascii="Calibri" w:eastAsia="Calibri" w:hAnsi="Calibri" w:cs="Calibri"/>
          <w:color w:val="1A1A1A"/>
          <w:sz w:val="24"/>
          <w:szCs w:val="24"/>
        </w:rPr>
        <w:t xml:space="preserve">10,000.00, para tales efectos deberá de reportarse el monto total de la transacción y el valor en efectivo, según formato de </w:t>
      </w:r>
      <w:r>
        <w:rPr>
          <w:rFonts w:ascii="Calibri" w:eastAsia="Calibri" w:hAnsi="Calibri" w:cs="Calibri"/>
          <w:color w:val="1A1A1A"/>
          <w:sz w:val="24"/>
          <w:szCs w:val="24"/>
        </w:rPr>
        <w:t xml:space="preserve">que la </w:t>
      </w:r>
      <w:r>
        <w:rPr>
          <w:rFonts w:ascii="Calibri" w:eastAsia="Calibri" w:hAnsi="Calibri" w:cs="Calibri"/>
          <w:color w:val="1A1A1A"/>
          <w:sz w:val="24"/>
          <w:szCs w:val="24"/>
        </w:rPr>
        <w:t>IVE</w:t>
      </w:r>
      <w:r>
        <w:rPr>
          <w:rFonts w:ascii="Calibri" w:eastAsia="Calibri" w:hAnsi="Calibri" w:cs="Calibri"/>
          <w:color w:val="1A1A1A"/>
          <w:sz w:val="24"/>
          <w:szCs w:val="24"/>
        </w:rPr>
        <w:t xml:space="preserve"> hubiese establecido</w:t>
      </w:r>
      <w:r>
        <w:rPr>
          <w:rFonts w:ascii="Calibri" w:eastAsia="Calibri" w:hAnsi="Calibri" w:cs="Calibri"/>
          <w:color w:val="1A1A1A"/>
          <w:sz w:val="24"/>
          <w:szCs w:val="24"/>
        </w:rPr>
        <w:t xml:space="preserve">, según lo dispuesto en el Artículo </w:t>
      </w:r>
      <w:r>
        <w:rPr>
          <w:rFonts w:ascii="Calibri" w:eastAsia="Calibri" w:hAnsi="Calibri" w:cs="Calibri"/>
          <w:color w:val="1A1A1A"/>
          <w:sz w:val="24"/>
          <w:szCs w:val="24"/>
        </w:rPr>
        <w:t>24</w:t>
      </w:r>
      <w:r>
        <w:rPr>
          <w:rFonts w:ascii="Calibri" w:eastAsia="Calibri" w:hAnsi="Calibri" w:cs="Calibri"/>
          <w:color w:val="1A1A1A"/>
          <w:sz w:val="24"/>
          <w:szCs w:val="24"/>
        </w:rPr>
        <w:t xml:space="preserve"> </w:t>
      </w:r>
      <w:r>
        <w:rPr>
          <w:rFonts w:ascii="Calibri" w:eastAsia="Calibri" w:hAnsi="Calibri" w:cs="Calibri"/>
          <w:color w:val="1A1A1A"/>
          <w:sz w:val="24"/>
          <w:szCs w:val="24"/>
        </w:rPr>
        <w:t>de la Ley contra el Lavado de Dinero y de Activos, en el plazo de cinco días hábiles contados a partir del día siguiente de realizada la operación.</w:t>
      </w:r>
    </w:p>
    <w:p w14:paraId="37F9E57B" w14:textId="6BEDA156" w:rsidR="001815AC" w:rsidRPr="0057078F" w:rsidRDefault="00000000" w:rsidP="0057078F">
      <w:pPr>
        <w:numPr>
          <w:ilvl w:val="0"/>
          <w:numId w:val="1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Operaciones múltiples en efectivo. Son transacciones en efectivo iguales o inferiores a </w:t>
      </w:r>
      <w:r>
        <w:rPr>
          <w:rFonts w:ascii="Calibri" w:eastAsia="Calibri" w:hAnsi="Calibri" w:cs="Calibri"/>
          <w:color w:val="1A1A1A"/>
          <w:sz w:val="24"/>
          <w:szCs w:val="24"/>
        </w:rPr>
        <w:t>USD $</w:t>
      </w:r>
      <w:r>
        <w:rPr>
          <w:rFonts w:ascii="Calibri" w:eastAsia="Calibri" w:hAnsi="Calibri" w:cs="Calibri"/>
          <w:color w:val="1A1A1A"/>
          <w:sz w:val="24"/>
          <w:szCs w:val="24"/>
        </w:rPr>
        <w:t xml:space="preserve">10,000.00, o su equivalente en moneda extranjera, las cuales al acumularse en el término de un mes calendario, superen los </w:t>
      </w:r>
      <w:r>
        <w:rPr>
          <w:rFonts w:ascii="Calibri" w:eastAsia="Calibri" w:hAnsi="Calibri" w:cs="Calibri"/>
          <w:color w:val="1A1A1A"/>
          <w:sz w:val="24"/>
          <w:szCs w:val="24"/>
        </w:rPr>
        <w:t>USD $</w:t>
      </w:r>
      <w:r>
        <w:rPr>
          <w:rFonts w:ascii="Calibri" w:eastAsia="Calibri" w:hAnsi="Calibri" w:cs="Calibri"/>
          <w:color w:val="1A1A1A"/>
          <w:sz w:val="24"/>
          <w:szCs w:val="24"/>
        </w:rPr>
        <w:t xml:space="preserve">10,000.00, según lo dispuesto en el Artículo </w:t>
      </w:r>
      <w:r>
        <w:rPr>
          <w:rFonts w:ascii="Calibri" w:eastAsia="Calibri" w:hAnsi="Calibri" w:cs="Calibri"/>
          <w:color w:val="1A1A1A"/>
          <w:sz w:val="24"/>
          <w:szCs w:val="24"/>
        </w:rPr>
        <w:t>24</w:t>
      </w:r>
      <w:r>
        <w:rPr>
          <w:rFonts w:ascii="Calibri" w:eastAsia="Calibri" w:hAnsi="Calibri" w:cs="Calibri"/>
          <w:color w:val="1A1A1A"/>
          <w:sz w:val="24"/>
          <w:szCs w:val="24"/>
        </w:rPr>
        <w:t xml:space="preserve"> de la Ley contra el Lavado de Dinero y de Activos. También se consideran transacciones múltiples en efectivo, las operaciones conformadas por efectivo u otro medio, siempre y cuando las operaciones en efectivo sean iguales o inferiores a </w:t>
      </w:r>
      <w:r>
        <w:rPr>
          <w:rFonts w:ascii="Calibri" w:eastAsia="Calibri" w:hAnsi="Calibri" w:cs="Calibri"/>
          <w:color w:val="1A1A1A"/>
          <w:sz w:val="24"/>
          <w:szCs w:val="24"/>
        </w:rPr>
        <w:t>USD $</w:t>
      </w:r>
      <w:r>
        <w:rPr>
          <w:rFonts w:ascii="Calibri" w:eastAsia="Calibri" w:hAnsi="Calibri" w:cs="Calibri"/>
          <w:color w:val="1A1A1A"/>
          <w:sz w:val="24"/>
          <w:szCs w:val="24"/>
        </w:rPr>
        <w:t xml:space="preserve">10,000.00, y que de forma acumulada durante el mes calendario superen los </w:t>
      </w:r>
      <w:r>
        <w:rPr>
          <w:rFonts w:ascii="Calibri" w:eastAsia="Calibri" w:hAnsi="Calibri" w:cs="Calibri"/>
          <w:color w:val="1A1A1A"/>
          <w:sz w:val="24"/>
          <w:szCs w:val="24"/>
        </w:rPr>
        <w:t>USD $</w:t>
      </w:r>
      <w:r>
        <w:rPr>
          <w:rFonts w:ascii="Calibri" w:eastAsia="Calibri" w:hAnsi="Calibri" w:cs="Calibri"/>
          <w:color w:val="1A1A1A"/>
          <w:sz w:val="24"/>
          <w:szCs w:val="24"/>
        </w:rPr>
        <w:t xml:space="preserve">10,000.00. El reporte solo debe incluir el monto total de las transacciones y el valor en efectivo acumulado, según formato de la </w:t>
      </w:r>
      <w:r>
        <w:rPr>
          <w:rFonts w:ascii="Calibri" w:eastAsia="Calibri" w:hAnsi="Calibri" w:cs="Calibri"/>
          <w:color w:val="1A1A1A"/>
          <w:sz w:val="24"/>
          <w:szCs w:val="24"/>
        </w:rPr>
        <w:t>IVE</w:t>
      </w:r>
      <w:r>
        <w:rPr>
          <w:rFonts w:ascii="Calibri" w:eastAsia="Calibri" w:hAnsi="Calibri" w:cs="Calibri"/>
          <w:color w:val="1A1A1A"/>
          <w:sz w:val="24"/>
          <w:szCs w:val="24"/>
        </w:rPr>
        <w:t>, en el plazo de cinco días hábiles contados a partir del día siguiente de finalizado el mes calendario.</w:t>
      </w:r>
    </w:p>
    <w:p w14:paraId="08E56E49" w14:textId="116FBACA" w:rsidR="001815AC" w:rsidRPr="0057078F" w:rsidRDefault="00000000" w:rsidP="0057078F">
      <w:pPr>
        <w:numPr>
          <w:ilvl w:val="0"/>
          <w:numId w:val="1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Operación individual – otro medio. Son transacciones en otro medio </w:t>
      </w:r>
      <w:r>
        <w:rPr>
          <w:rFonts w:ascii="Calibri" w:eastAsia="Calibri" w:hAnsi="Calibri" w:cs="Calibri"/>
          <w:color w:val="1A1A1A"/>
          <w:sz w:val="24"/>
          <w:szCs w:val="24"/>
        </w:rPr>
        <w:t xml:space="preserve">las </w:t>
      </w:r>
      <w:r>
        <w:rPr>
          <w:rFonts w:ascii="Calibri" w:eastAsia="Calibri" w:hAnsi="Calibri" w:cs="Calibri"/>
          <w:color w:val="1A1A1A"/>
          <w:sz w:val="24"/>
          <w:szCs w:val="24"/>
        </w:rPr>
        <w:t xml:space="preserve">que realiza un cliente en un solo evento, cuyo valor sea superior a </w:t>
      </w:r>
      <w:r>
        <w:rPr>
          <w:rFonts w:ascii="Calibri" w:eastAsia="Calibri" w:hAnsi="Calibri" w:cs="Calibri"/>
          <w:color w:val="1A1A1A"/>
          <w:sz w:val="24"/>
          <w:szCs w:val="24"/>
        </w:rPr>
        <w:t>USD $</w:t>
      </w:r>
      <w:r>
        <w:rPr>
          <w:rFonts w:ascii="Calibri" w:eastAsia="Calibri" w:hAnsi="Calibri" w:cs="Calibri"/>
          <w:color w:val="1A1A1A"/>
          <w:sz w:val="24"/>
          <w:szCs w:val="24"/>
        </w:rPr>
        <w:t xml:space="preserve">25,000.00, o su equivalente </w:t>
        <w:lastRenderedPageBreak/>
        <w:t xml:space="preserve">en moneda extranjera. También se considera como una operación individual en otro medio, toda transacción que esté conformada por otro medio y efectivo, siempre y cuando la cantidad que en otro medio sobrepase los </w:t>
      </w:r>
      <w:r>
        <w:rPr>
          <w:rFonts w:ascii="Calibri" w:eastAsia="Calibri" w:hAnsi="Calibri" w:cs="Calibri"/>
          <w:color w:val="1A1A1A"/>
          <w:sz w:val="24"/>
          <w:szCs w:val="24"/>
        </w:rPr>
        <w:t>USD $</w:t>
      </w:r>
      <w:r>
        <w:rPr>
          <w:rFonts w:ascii="Calibri" w:eastAsia="Calibri" w:hAnsi="Calibri" w:cs="Calibri"/>
          <w:color w:val="1A1A1A"/>
          <w:sz w:val="24"/>
          <w:szCs w:val="24"/>
        </w:rPr>
        <w:t xml:space="preserve">25,000.00, o su equivalente en moneda extranjera. Para tales efectos deberá reportarse el monto total de la transacción y el valor en otro medio, según formato </w:t>
      </w:r>
      <w:r>
        <w:rPr>
          <w:rFonts w:ascii="Calibri" w:eastAsia="Calibri" w:hAnsi="Calibri" w:cs="Calibri"/>
          <w:color w:val="1A1A1A"/>
          <w:sz w:val="24"/>
          <w:szCs w:val="24"/>
        </w:rPr>
        <w:t>que la IVE establezca para el caso en cuestion</w:t>
      </w:r>
      <w:r>
        <w:rPr>
          <w:rFonts w:ascii="Calibri" w:eastAsia="Calibri" w:hAnsi="Calibri" w:cs="Calibri"/>
          <w:color w:val="1A1A1A"/>
          <w:sz w:val="24"/>
          <w:szCs w:val="24"/>
        </w:rPr>
        <w:t>, en el plazo de cinco días hábiles contados a partir del día siguiente de realizada la operación. Se entenderá por “otro medio” cualquier título valor que no sea en papel moneda o metálica, tales como cheques o pagos con tarjetas de crédito.</w:t>
      </w:r>
    </w:p>
    <w:p w14:paraId="64C4AEC0" w14:textId="65826902" w:rsidR="001815AC" w:rsidRPr="0057078F" w:rsidRDefault="00000000" w:rsidP="0057078F">
      <w:pPr>
        <w:numPr>
          <w:ilvl w:val="0"/>
          <w:numId w:val="11"/>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Operaciones múltiples - transacciones en otro medio. Se consideran como operaciones múltiples las transacciones en otro medio iguales o inferiores a </w:t>
      </w:r>
      <w:r>
        <w:rPr>
          <w:rFonts w:ascii="Calibri" w:eastAsia="Calibri" w:hAnsi="Calibri" w:cs="Calibri"/>
          <w:color w:val="1A1A1A"/>
          <w:sz w:val="24"/>
          <w:szCs w:val="24"/>
        </w:rPr>
        <w:t>USD $</w:t>
      </w:r>
      <w:r>
        <w:rPr>
          <w:rFonts w:ascii="Calibri" w:eastAsia="Calibri" w:hAnsi="Calibri" w:cs="Calibri"/>
          <w:color w:val="1A1A1A"/>
          <w:sz w:val="24"/>
          <w:szCs w:val="24"/>
        </w:rPr>
        <w:t xml:space="preserve">25,000.00, o su equivalente en moneda extranjera, las cuales al acumularse en el término de un mes calendario, superen los </w:t>
      </w:r>
      <w:r>
        <w:rPr>
          <w:rFonts w:ascii="Calibri" w:eastAsia="Calibri" w:hAnsi="Calibri" w:cs="Calibri"/>
          <w:color w:val="1A1A1A"/>
          <w:sz w:val="24"/>
          <w:szCs w:val="24"/>
        </w:rPr>
        <w:t>USD $</w:t>
      </w:r>
      <w:r>
        <w:rPr>
          <w:rFonts w:ascii="Calibri" w:eastAsia="Calibri" w:hAnsi="Calibri" w:cs="Calibri"/>
          <w:color w:val="1A1A1A"/>
          <w:sz w:val="24"/>
          <w:szCs w:val="24"/>
        </w:rPr>
        <w:t>25,000.00</w:t>
      </w:r>
      <w:r>
        <w:rPr>
          <w:rFonts w:ascii="Calibri" w:eastAsia="Calibri" w:hAnsi="Calibri" w:cs="Calibri"/>
          <w:color w:val="1A1A1A"/>
          <w:sz w:val="24"/>
          <w:szCs w:val="24"/>
        </w:rPr>
        <w:t xml:space="preserve">. Estas transacciones deberán reportarse a la </w:t>
      </w:r>
      <w:r>
        <w:rPr>
          <w:rFonts w:ascii="Calibri" w:eastAsia="Calibri" w:hAnsi="Calibri" w:cs="Calibri"/>
          <w:color w:val="1A1A1A"/>
          <w:sz w:val="24"/>
          <w:szCs w:val="24"/>
        </w:rPr>
        <w:t>IVE</w:t>
      </w:r>
      <w:r>
        <w:rPr>
          <w:rFonts w:ascii="Calibri" w:eastAsia="Calibri" w:hAnsi="Calibri" w:cs="Calibri"/>
          <w:color w:val="1A1A1A"/>
          <w:sz w:val="24"/>
          <w:szCs w:val="24"/>
        </w:rPr>
        <w:t xml:space="preserve"> en un plazo de 5 días hábiles con posterioridad al mes calendario. También se considerarán transacciones múltiples en otro medio, todas las operaciones que estén conformadas por otro medio y efectivo, siempre y cuando las operaciones en otro medio sean iguales o inferiores a </w:t>
      </w:r>
      <w:r>
        <w:rPr>
          <w:rFonts w:ascii="Calibri" w:eastAsia="Calibri" w:hAnsi="Calibri" w:cs="Calibri"/>
          <w:color w:val="1A1A1A"/>
          <w:sz w:val="24"/>
          <w:szCs w:val="24"/>
        </w:rPr>
        <w:t>USD $</w:t>
      </w:r>
      <w:r>
        <w:rPr>
          <w:rFonts w:ascii="Calibri" w:eastAsia="Calibri" w:hAnsi="Calibri" w:cs="Calibri"/>
          <w:color w:val="1A1A1A"/>
          <w:sz w:val="24"/>
          <w:szCs w:val="24"/>
        </w:rPr>
        <w:t xml:space="preserve">25,000.00, o su equivalente en moneda extranjera y que de forma acumulada durante el mes calendario superen los </w:t>
      </w:r>
      <w:r>
        <w:rPr>
          <w:rFonts w:ascii="Calibri" w:eastAsia="Calibri" w:hAnsi="Calibri" w:cs="Calibri"/>
          <w:color w:val="1A1A1A"/>
          <w:sz w:val="24"/>
          <w:szCs w:val="24"/>
        </w:rPr>
        <w:t>USD $</w:t>
      </w:r>
      <w:r>
        <w:rPr>
          <w:rFonts w:ascii="Calibri" w:eastAsia="Calibri" w:hAnsi="Calibri" w:cs="Calibri"/>
          <w:color w:val="1A1A1A"/>
          <w:sz w:val="24"/>
          <w:szCs w:val="24"/>
        </w:rPr>
        <w:t xml:space="preserve">25,000.00. El reporte solo debe incluir el monto total de la transacción y el valor en otro medio, según formato diseñado para dicho propósito. Estas transacciones deberán reportarse a la </w:t>
      </w:r>
      <w:r>
        <w:rPr>
          <w:rFonts w:ascii="Calibri" w:eastAsia="Calibri" w:hAnsi="Calibri" w:cs="Calibri"/>
          <w:color w:val="1A1A1A"/>
          <w:sz w:val="24"/>
          <w:szCs w:val="24"/>
        </w:rPr>
        <w:t>IVE</w:t>
      </w:r>
      <w:r>
        <w:rPr>
          <w:rFonts w:ascii="Calibri" w:eastAsia="Calibri" w:hAnsi="Calibri" w:cs="Calibri"/>
          <w:color w:val="1A1A1A"/>
          <w:sz w:val="24"/>
          <w:szCs w:val="24"/>
        </w:rPr>
        <w:t xml:space="preserve"> en un plazo de 5 días hábiles con posterioridad al mes calendario.</w:t>
      </w:r>
    </w:p>
    <w:p w14:paraId="6870D97C" w14:textId="77777777" w:rsidR="001815AC" w:rsidRPr="0057078F" w:rsidRDefault="001815AC" w:rsidP="0057078F">
      <w:pPr>
        <w:pBdr>
          <w:top w:val="nil"/>
          <w:left w:val="nil"/>
          <w:bottom w:val="nil"/>
          <w:right w:val="nil"/>
          <w:between w:val="nil"/>
        </w:pBdr>
        <w:spacing w:after="0" w:line="276" w:lineRule="auto"/>
        <w:ind w:firstLine="720"/>
        <w:jc w:val="both"/>
        <w:rPr>
          <w:rFonts w:ascii="Calibri" w:eastAsia="Calibri" w:hAnsi="Calibri" w:cs="Calibri"/>
          <w:color w:val="1A1A1A"/>
          <w:sz w:val="24"/>
          <w:szCs w:val="24"/>
        </w:rPr>
      </w:pPr>
    </w:p>
    <w:p w14:paraId="4C544CCD" w14:textId="77777777" w:rsidR="001815AC" w:rsidRPr="0057078F" w:rsidRDefault="00000000" w:rsidP="0057078F">
      <w:pPr>
        <w:pStyle w:val="Heading2"/>
        <w:numPr>
          <w:ilvl w:val="1"/>
          <w:numId w:val="22"/>
        </w:numPr>
        <w:spacing w:line="276" w:lineRule="auto"/>
        <w:rPr>
          <w:rFonts w:cs="Calibri"/>
        </w:rPr>
      </w:pPr>
      <w:bookmarkStart w:id="1355" w:name="_Toc176997918"/>
      <w:r>
        <w:rPr>
          <w:rFonts w:cs="Calibri"/>
        </w:rPr>
        <w:t>ATENCIÓN DE REQUERIMIENTOS DE INFORMACIÓN</w:t>
      </w:r>
      <w:bookmarkEnd w:id="1355"/>
    </w:p>
    <w:p w14:paraId="59133DBF" w14:textId="650C6165" w:rsidR="001815AC" w:rsidRPr="0057078F" w:rsidRDefault="00000000"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recibirá las solicitudes de información que realice la </w:t>
      </w:r>
      <w:r>
        <w:rPr>
          <w:rFonts w:ascii="Calibri" w:eastAsia="Calibri" w:hAnsi="Calibri" w:cs="Calibri"/>
          <w:color w:val="1A1A1A"/>
          <w:sz w:val="24"/>
          <w:szCs w:val="24"/>
        </w:rPr>
        <w:t>Superintendencia de Bancos a</w:t>
      </w:r>
      <w:r>
        <w:rPr>
          <w:rFonts w:ascii="Calibri" w:eastAsia="Calibri" w:hAnsi="Calibri" w:cs="Calibri"/>
          <w:color w:val="1A1A1A"/>
          <w:sz w:val="24"/>
          <w:szCs w:val="24"/>
        </w:rPr>
        <w:t xml:space="preserve"> través de la Intendencia de Verificación Especial</w:t>
      </w:r>
      <w:r>
        <w:rPr>
          <w:rFonts w:ascii="Calibri" w:eastAsia="Calibri" w:hAnsi="Calibri" w:cs="Calibri"/>
          <w:color w:val="1A1A1A"/>
          <w:sz w:val="24"/>
          <w:szCs w:val="24"/>
        </w:rPr>
        <w:t>.</w:t>
      </w:r>
    </w:p>
    <w:p w14:paraId="5234AA18" w14:textId="55AC6900" w:rsidR="001815AC" w:rsidRPr="0057078F" w:rsidRDefault="00000000" w:rsidP="0057078F">
      <w:pP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información contenida en dichas solicitudes es de carácter confidencial y para uso exclusivo de </w:t>
      </w:r>
      <w:r>
        <w:rPr>
          <w:rFonts w:ascii="Calibri" w:eastAsia="Calibri" w:hAnsi="Calibri" w:cs="Calibri"/>
          <w:b/>
          <w:color w:val="1A1A1A"/>
          <w:sz w:val="24"/>
          <w:szCs w:val="24"/>
        </w:rPr>
        <w:t>Propi</w:t>
      </w:r>
      <w:r>
        <w:rPr>
          <w:rFonts w:ascii="Calibri" w:eastAsia="Calibri" w:hAnsi="Calibri" w:cs="Calibri"/>
          <w:b/>
          <w:color w:val="1A1A1A"/>
          <w:sz w:val="24"/>
          <w:szCs w:val="24"/>
        </w:rPr>
        <w:t>;</w:t>
      </w:r>
      <w:r>
        <w:rPr>
          <w:rFonts w:ascii="Calibri" w:eastAsia="Calibri" w:hAnsi="Calibri" w:cs="Calibri"/>
          <w:color w:val="1A1A1A"/>
          <w:sz w:val="24"/>
          <w:szCs w:val="24"/>
        </w:rPr>
        <w:t xml:space="preserve"> por consiguiente, no se le debe comunicar a los clientes, ni entregarles copias en el caso de que éstos las soliciten. Nunca se debe dar a conocer a terceras personas o al cliente, esta información, para no violar la reserva de información.</w:t>
      </w:r>
    </w:p>
    <w:p w14:paraId="23142CEF" w14:textId="0E35CCD6" w:rsidR="001815AC" w:rsidRPr="0057078F" w:rsidRDefault="00000000" w:rsidP="0057078F">
      <w:pPr>
        <w:spacing w:line="276" w:lineRule="auto"/>
        <w:jc w:val="both"/>
        <w:rPr>
          <w:rFonts w:ascii="Calibri" w:eastAsia="Calibri" w:hAnsi="Calibri" w:cs="Calibri"/>
          <w:color w:val="1A1A1A"/>
          <w:sz w:val="24"/>
          <w:szCs w:val="24"/>
        </w:rPr>
      </w:pPr>
      <w:r>
        <w:rPr>
          <w:rFonts w:ascii="Calibri" w:hAnsi="Calibri" w:cs="Calibri"/>
          <w:color w:val="0E0E0E"/>
          <w:sz w:val="24"/>
          <w:szCs w:val="24"/>
          <w:lang w:val="es-ES"/>
        </w:rPr>
        <w:t xml:space="preserve">En el caso </w:t>
      </w:r>
      <w:r>
        <w:rPr>
          <w:rFonts w:ascii="Calibri" w:hAnsi="Calibri" w:cs="Calibri"/>
          <w:color w:val="0E0E0E"/>
          <w:sz w:val="24"/>
          <w:szCs w:val="24"/>
          <w:lang w:val="es-ES"/>
        </w:rPr>
        <w:t>que</w:t>
      </w:r>
      <w:r>
        <w:rPr>
          <w:rFonts w:ascii="Calibri" w:eastAsia="Calibri" w:hAnsi="Calibri" w:cs="Calibri"/>
          <w:color w:val="1A1A1A"/>
          <w:sz w:val="24"/>
          <w:szCs w:val="24"/>
          <w:lang w:val="es-ES"/>
        </w:rPr>
        <w:t xml:space="preserve"> </w:t>
      </w:r>
      <w:r>
        <w:rPr>
          <w:rFonts w:ascii="Calibri" w:eastAsia="Calibri" w:hAnsi="Calibri" w:cs="Calibri"/>
          <w:b/>
          <w:bCs/>
          <w:color w:val="1A1A1A"/>
          <w:sz w:val="24"/>
          <w:szCs w:val="24"/>
          <w:lang w:val="es-ES"/>
        </w:rPr>
        <w:t>Propi</w:t>
      </w:r>
      <w:r>
        <w:rPr>
          <w:rFonts w:ascii="Calibri" w:eastAsia="Calibri" w:hAnsi="Calibri" w:cs="Calibri"/>
          <w:color w:val="1A1A1A"/>
          <w:sz w:val="24"/>
          <w:szCs w:val="24"/>
          <w:lang w:val="es-ES"/>
        </w:rPr>
        <w:t xml:space="preserve"> no pudiera cumplir con el plazo establecido por la IVE para la entrega de documentos, el Oficial de Cumplimiento podrá solicitar una prórroga, mediante la elaboración de un informe que incluya un plazo razonable para la extensión solicitada, justificando la necesidad de la misma</w:t>
      </w:r>
      <w:r>
        <w:rPr>
          <w:rFonts w:ascii="Calibri" w:eastAsia="Calibri" w:hAnsi="Calibri" w:cs="Calibri"/>
          <w:color w:val="1A1A1A"/>
          <w:sz w:val="24"/>
          <w:szCs w:val="24"/>
        </w:rPr>
        <w:t xml:space="preserve">. </w:t>
      </w:r>
    </w:p>
    <w:p w14:paraId="580C9C06" w14:textId="77777777" w:rsidR="001815AC" w:rsidRPr="0057078F" w:rsidRDefault="00000000" w:rsidP="0057078F">
      <w:pPr>
        <w:pStyle w:val="Heading1"/>
        <w:spacing w:line="276" w:lineRule="auto"/>
        <w:rPr>
          <w:rFonts w:cs="Calibri"/>
        </w:rPr>
      </w:pPr>
      <w:bookmarkStart w:id="1378" w:name="_Toc176997919"/>
      <w:r>
        <w:rPr>
          <w:rFonts w:cs="Calibri"/>
        </w:rPr>
        <w:lastRenderedPageBreak/>
        <w:t>MATRIZ DE RIESGO</w:t>
      </w:r>
      <w:bookmarkEnd w:id="1378"/>
    </w:p>
    <w:p w14:paraId="76CA6BCA" w14:textId="77777777" w:rsidR="001815AC" w:rsidRPr="0057078F" w:rsidRDefault="001815AC" w:rsidP="0057078F">
      <w:pPr>
        <w:spacing w:line="276" w:lineRule="auto"/>
        <w:rPr>
          <w:rFonts w:ascii="Calibri" w:hAnsi="Calibri" w:cs="Calibri"/>
          <w:sz w:val="24"/>
          <w:szCs w:val="24"/>
        </w:rPr>
      </w:pPr>
    </w:p>
    <w:p w14:paraId="4E962DE0" w14:textId="77777777" w:rsidR="001815AC" w:rsidRPr="0057078F" w:rsidRDefault="00000000" w:rsidP="0057078F">
      <w:pPr>
        <w:spacing w:line="276" w:lineRule="auto"/>
        <w:jc w:val="both"/>
        <w:rPr>
          <w:rFonts w:ascii="Calibri" w:eastAsia="Calibri" w:hAnsi="Calibri" w:cs="Calibri"/>
          <w:sz w:val="24"/>
          <w:szCs w:val="24"/>
        </w:rPr>
      </w:pPr>
      <w:r>
        <w:rPr>
          <w:rFonts w:ascii="Calibri" w:eastAsia="Calibri" w:hAnsi="Calibri" w:cs="Calibri"/>
          <w:sz w:val="24"/>
          <w:szCs w:val="24"/>
        </w:rPr>
        <w:t xml:space="preserve">A través de la matriz de riesgo queremos estimar el impacto potencial que tendría cada riesgo en la empresa, así como la probabilidad de que el riesgo ocurra para ello se determina el nivel de riesgos a los que se expone </w:t>
      </w:r>
      <w:r>
        <w:rPr>
          <w:rFonts w:ascii="Calibri" w:eastAsia="Calibri" w:hAnsi="Calibri" w:cs="Calibri"/>
          <w:b/>
          <w:sz w:val="24"/>
          <w:szCs w:val="24"/>
        </w:rPr>
        <w:t>Propi</w:t>
      </w:r>
      <w:r>
        <w:rPr>
          <w:rFonts w:ascii="Calibri" w:eastAsia="Calibri" w:hAnsi="Calibri" w:cs="Calibri"/>
          <w:sz w:val="24"/>
          <w:szCs w:val="24"/>
        </w:rPr>
        <w:t>, para proteger la integridad de las actividades económicas y profesionales, mediante el establecimiento de sistemas de prevención de estos delitos.</w:t>
      </w:r>
    </w:p>
    <w:p w14:paraId="726AD033" w14:textId="77777777" w:rsidR="001815AC" w:rsidRPr="0057078F" w:rsidRDefault="001815AC" w:rsidP="0057078F">
      <w:pPr>
        <w:spacing w:line="276" w:lineRule="auto"/>
        <w:jc w:val="both"/>
        <w:rPr>
          <w:rFonts w:ascii="Calibri" w:eastAsia="Calibri" w:hAnsi="Calibri" w:cs="Calibri"/>
          <w:sz w:val="24"/>
          <w:szCs w:val="24"/>
        </w:rPr>
      </w:pPr>
    </w:p>
    <w:p w14:paraId="06C22EF7" w14:textId="77777777" w:rsidR="001815AC" w:rsidRPr="0057078F" w:rsidRDefault="00000000" w:rsidP="0057078F">
      <w:pPr>
        <w:spacing w:line="276" w:lineRule="auto"/>
        <w:jc w:val="both"/>
        <w:rPr>
          <w:rFonts w:ascii="Calibri" w:eastAsia="Calibri" w:hAnsi="Calibri" w:cs="Calibri"/>
          <w:sz w:val="24"/>
          <w:szCs w:val="24"/>
        </w:rPr>
      </w:pPr>
      <w:r>
        <w:rPr>
          <w:rFonts w:ascii="Calibri" w:eastAsia="Calibri" w:hAnsi="Calibri" w:cs="Calibri"/>
          <w:sz w:val="24"/>
          <w:szCs w:val="24"/>
        </w:rPr>
        <w:t xml:space="preserve">El riesgo de LDA/FT/FPADM se materializa a través de los riesgos asociados, estos son: el legal, reputacional, operativo y de contagio a los que se expone </w:t>
      </w:r>
      <w:r>
        <w:rPr>
          <w:rFonts w:ascii="Calibri" w:eastAsia="Calibri" w:hAnsi="Calibri" w:cs="Calibri"/>
          <w:b/>
          <w:sz w:val="24"/>
          <w:szCs w:val="24"/>
        </w:rPr>
        <w:t>Propi</w:t>
      </w:r>
      <w:r>
        <w:rPr>
          <w:rFonts w:ascii="Calibri" w:eastAsia="Calibri" w:hAnsi="Calibri" w:cs="Calibri"/>
          <w:sz w:val="24"/>
          <w:szCs w:val="24"/>
        </w:rPr>
        <w:t xml:space="preserve"> con el respectivo efecto económico negativo que puede representar para su estabilidad financiera cuando es utilizada para tales actividades.</w:t>
      </w:r>
    </w:p>
    <w:p w14:paraId="62906590" w14:textId="77777777" w:rsidR="001815AC" w:rsidRPr="0057078F" w:rsidRDefault="001815AC" w:rsidP="0057078F">
      <w:pPr>
        <w:spacing w:line="276" w:lineRule="auto"/>
        <w:jc w:val="both"/>
        <w:rPr>
          <w:rFonts w:ascii="Calibri" w:eastAsia="Calibri" w:hAnsi="Calibri" w:cs="Calibri"/>
          <w:sz w:val="24"/>
          <w:szCs w:val="24"/>
        </w:rPr>
      </w:pPr>
    </w:p>
    <w:p w14:paraId="5895291E" w14:textId="77777777" w:rsidR="001815AC" w:rsidRPr="0057078F" w:rsidRDefault="00000000" w:rsidP="0057078F">
      <w:pPr>
        <w:spacing w:line="276" w:lineRule="auto"/>
        <w:jc w:val="both"/>
        <w:rPr>
          <w:rFonts w:ascii="Calibri" w:eastAsia="Calibri" w:hAnsi="Calibri" w:cs="Calibri"/>
          <w:b/>
          <w:sz w:val="24"/>
          <w:szCs w:val="24"/>
        </w:rPr>
      </w:pPr>
      <w:r>
        <w:rPr>
          <w:rFonts w:ascii="Calibri" w:eastAsia="Calibri" w:hAnsi="Calibri" w:cs="Calibri"/>
          <w:b/>
          <w:sz w:val="24"/>
          <w:szCs w:val="24"/>
        </w:rPr>
        <w:t>Riesgos Externos:</w:t>
      </w:r>
    </w:p>
    <w:p w14:paraId="6D573BA3" w14:textId="77777777" w:rsidR="001815AC" w:rsidRPr="0057078F" w:rsidRDefault="00000000" w:rsidP="0057078F">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Clientes:</w:t>
      </w:r>
    </w:p>
    <w:p w14:paraId="4697D0F4" w14:textId="77777777" w:rsidR="001815AC" w:rsidRPr="0057078F" w:rsidRDefault="00000000" w:rsidP="0057078F">
      <w:pPr>
        <w:numPr>
          <w:ilvl w:val="0"/>
          <w:numId w:val="10"/>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Vinculación a actividades relacionadas al lavado de dinero y de Activos y/ Financiamiento al Terrorismo.</w:t>
      </w:r>
    </w:p>
    <w:p w14:paraId="4937FA54" w14:textId="77777777" w:rsidR="001815AC" w:rsidRPr="0057078F" w:rsidRDefault="001815AC" w:rsidP="0057078F">
      <w:pPr>
        <w:pBdr>
          <w:top w:val="nil"/>
          <w:left w:val="nil"/>
          <w:bottom w:val="nil"/>
          <w:right w:val="nil"/>
          <w:between w:val="nil"/>
        </w:pBdr>
        <w:spacing w:after="0" w:line="276" w:lineRule="auto"/>
        <w:ind w:left="1440"/>
        <w:jc w:val="both"/>
        <w:rPr>
          <w:rFonts w:ascii="Calibri" w:eastAsia="Calibri" w:hAnsi="Calibri" w:cs="Calibri"/>
          <w:color w:val="000000"/>
          <w:sz w:val="24"/>
          <w:szCs w:val="24"/>
        </w:rPr>
      </w:pPr>
    </w:p>
    <w:p w14:paraId="038B529E" w14:textId="77777777" w:rsidR="001815AC" w:rsidRPr="0057078F" w:rsidRDefault="00000000" w:rsidP="0057078F">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Tecnológico:</w:t>
      </w:r>
    </w:p>
    <w:p w14:paraId="12ED32AB" w14:textId="77777777" w:rsidR="001815AC" w:rsidRPr="0057078F" w:rsidRDefault="00000000" w:rsidP="0057078F">
      <w:pPr>
        <w:numPr>
          <w:ilvl w:val="0"/>
          <w:numId w:val="12"/>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Ciberataques: riesgo de ataques cibernéticos que podrían comprometer la información confidencial de clientes y transacciones de Propi.</w:t>
      </w:r>
    </w:p>
    <w:p w14:paraId="30BD9799" w14:textId="77777777" w:rsidR="001815AC" w:rsidRPr="0057078F" w:rsidRDefault="001815AC" w:rsidP="0057078F">
      <w:pPr>
        <w:pBdr>
          <w:top w:val="nil"/>
          <w:left w:val="nil"/>
          <w:bottom w:val="nil"/>
          <w:right w:val="nil"/>
          <w:between w:val="nil"/>
        </w:pBdr>
        <w:spacing w:after="0" w:line="276" w:lineRule="auto"/>
        <w:ind w:left="1440"/>
        <w:jc w:val="both"/>
        <w:rPr>
          <w:rFonts w:ascii="Calibri" w:eastAsia="Calibri" w:hAnsi="Calibri" w:cs="Calibri"/>
          <w:color w:val="000000"/>
          <w:sz w:val="24"/>
          <w:szCs w:val="24"/>
        </w:rPr>
      </w:pPr>
    </w:p>
    <w:p w14:paraId="746D9B60" w14:textId="77777777" w:rsidR="001815AC" w:rsidRPr="0057078F" w:rsidRDefault="00000000" w:rsidP="0057078F">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Competitivo:</w:t>
      </w:r>
    </w:p>
    <w:p w14:paraId="2BEEA710" w14:textId="77777777" w:rsidR="001815AC" w:rsidRPr="0057078F" w:rsidRDefault="00000000" w:rsidP="0057078F">
      <w:pPr>
        <w:numPr>
          <w:ilvl w:val="0"/>
          <w:numId w:val="13"/>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Entrada de nuevos competidores: aparición de nuevas empresas en el sector de bienes raíces que aumente la competencia y reduzcan la cuota de mercado.</w:t>
      </w:r>
    </w:p>
    <w:p w14:paraId="7D8BEDF2" w14:textId="77777777" w:rsidR="001815AC" w:rsidRPr="0057078F" w:rsidRDefault="00000000" w:rsidP="0057078F">
      <w:pPr>
        <w:numPr>
          <w:ilvl w:val="0"/>
          <w:numId w:val="13"/>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Innovación por parte de los competidores: Avances tecnológicos o estrategias innovadoras de competidores que ponen en desventaja a Propi.</w:t>
      </w:r>
    </w:p>
    <w:p w14:paraId="7C3454A5" w14:textId="77777777" w:rsidR="001815AC" w:rsidRPr="0057078F" w:rsidRDefault="00000000" w:rsidP="0057078F">
      <w:pPr>
        <w:numPr>
          <w:ilvl w:val="0"/>
          <w:numId w:val="13"/>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Cambios en la demanda del mercado: fluctuaciones en las preferencias de los clientes o en las tendencias del mercado que podrían impactar las ventas.</w:t>
      </w:r>
    </w:p>
    <w:p w14:paraId="7EA0482E" w14:textId="77777777" w:rsidR="001815AC" w:rsidRPr="0057078F" w:rsidRDefault="00000000" w:rsidP="0057078F">
      <w:pPr>
        <w:numPr>
          <w:ilvl w:val="0"/>
          <w:numId w:val="8"/>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Mercado:</w:t>
      </w:r>
    </w:p>
    <w:p w14:paraId="65FE11DB" w14:textId="77777777" w:rsidR="001815AC" w:rsidRPr="0057078F" w:rsidRDefault="00000000" w:rsidP="0057078F">
      <w:pPr>
        <w:numPr>
          <w:ilvl w:val="0"/>
          <w:numId w:val="27"/>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lastRenderedPageBreak/>
        <w:t>Fluctuaciones económicas: cambios en la economía, como recesiones, que podrían afectar la capacidad de los clientes para comprar o alquilar propiedades.</w:t>
      </w:r>
    </w:p>
    <w:p w14:paraId="5EFFF638" w14:textId="77777777" w:rsidR="001815AC" w:rsidRPr="0057078F" w:rsidRDefault="00000000" w:rsidP="0057078F">
      <w:pPr>
        <w:numPr>
          <w:ilvl w:val="0"/>
          <w:numId w:val="27"/>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Variación en las tasas de interés: incrementos en las tasas de interés que podrían llegar a reducir la demanda de hipotecas, y por consiguiente de propiedades.</w:t>
      </w:r>
    </w:p>
    <w:p w14:paraId="1C959F42" w14:textId="77777777" w:rsidR="001815AC" w:rsidRPr="0057078F" w:rsidRDefault="00000000" w:rsidP="0057078F">
      <w:pPr>
        <w:spacing w:line="276" w:lineRule="auto"/>
        <w:jc w:val="both"/>
        <w:rPr>
          <w:rFonts w:ascii="Calibri" w:eastAsia="Calibri" w:hAnsi="Calibri" w:cs="Calibri"/>
          <w:b/>
          <w:sz w:val="24"/>
          <w:szCs w:val="24"/>
        </w:rPr>
      </w:pPr>
      <w:r>
        <w:rPr>
          <w:rFonts w:ascii="Calibri" w:eastAsia="Calibri" w:hAnsi="Calibri" w:cs="Calibri"/>
          <w:b/>
          <w:sz w:val="24"/>
          <w:szCs w:val="24"/>
        </w:rPr>
        <w:t>Riesgos Internos:</w:t>
      </w:r>
    </w:p>
    <w:p w14:paraId="330B6372" w14:textId="77777777" w:rsidR="001815AC" w:rsidRPr="0057078F" w:rsidRDefault="00000000" w:rsidP="0057078F">
      <w:pPr>
        <w:numPr>
          <w:ilvl w:val="0"/>
          <w:numId w:val="29"/>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Valores:</w:t>
      </w:r>
    </w:p>
    <w:p w14:paraId="56F2D64B" w14:textId="77777777" w:rsidR="001815AC" w:rsidRPr="0057078F" w:rsidRDefault="00000000" w:rsidP="0057078F">
      <w:pPr>
        <w:numPr>
          <w:ilvl w:val="0"/>
          <w:numId w:val="31"/>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Desalineación de la cultura organizacional: falta de coherencia entre los valores de la empresa y las acciones de los empleados, lo que podría afectar la reputación de Propi.</w:t>
      </w:r>
    </w:p>
    <w:p w14:paraId="3D13D8D5" w14:textId="77777777" w:rsidR="001815AC" w:rsidRPr="0057078F" w:rsidRDefault="00000000" w:rsidP="0057078F">
      <w:pPr>
        <w:numPr>
          <w:ilvl w:val="0"/>
          <w:numId w:val="31"/>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Ética corporativa débil: prácticas empresariales poco éticas que podrían llevar a sanciones legales o daños reputacionales.</w:t>
      </w:r>
    </w:p>
    <w:p w14:paraId="3D723833" w14:textId="77777777" w:rsidR="001815AC" w:rsidRPr="0057078F" w:rsidRDefault="001815AC" w:rsidP="0057078F">
      <w:pPr>
        <w:pBdr>
          <w:top w:val="nil"/>
          <w:left w:val="nil"/>
          <w:bottom w:val="nil"/>
          <w:right w:val="nil"/>
          <w:between w:val="nil"/>
        </w:pBdr>
        <w:spacing w:after="0" w:line="276" w:lineRule="auto"/>
        <w:ind w:left="1440"/>
        <w:jc w:val="both"/>
        <w:rPr>
          <w:rFonts w:ascii="Calibri" w:eastAsia="Calibri" w:hAnsi="Calibri" w:cs="Calibri"/>
          <w:color w:val="000000"/>
          <w:sz w:val="24"/>
          <w:szCs w:val="24"/>
        </w:rPr>
      </w:pPr>
    </w:p>
    <w:p w14:paraId="61E2C7AE" w14:textId="77777777" w:rsidR="001815AC" w:rsidRPr="0057078F" w:rsidRDefault="00000000" w:rsidP="0057078F">
      <w:pPr>
        <w:numPr>
          <w:ilvl w:val="0"/>
          <w:numId w:val="29"/>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Tecnológicos: </w:t>
      </w:r>
    </w:p>
    <w:p w14:paraId="54133F2B" w14:textId="77777777" w:rsidR="001815AC" w:rsidRPr="0057078F" w:rsidRDefault="00000000" w:rsidP="0057078F">
      <w:pPr>
        <w:numPr>
          <w:ilvl w:val="0"/>
          <w:numId w:val="19"/>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Dependencia de la tecnología: riesgo asociado de una solo plataforma tecnológica que en caso de falla podría interrumpir las operaciones.</w:t>
      </w:r>
    </w:p>
    <w:p w14:paraId="016B301D" w14:textId="77777777" w:rsidR="001815AC" w:rsidRPr="0057078F" w:rsidRDefault="001815AC" w:rsidP="0057078F">
      <w:pPr>
        <w:pBdr>
          <w:top w:val="nil"/>
          <w:left w:val="nil"/>
          <w:bottom w:val="nil"/>
          <w:right w:val="nil"/>
          <w:between w:val="nil"/>
        </w:pBdr>
        <w:spacing w:after="0" w:line="276" w:lineRule="auto"/>
        <w:ind w:left="1440"/>
        <w:jc w:val="both"/>
        <w:rPr>
          <w:rFonts w:ascii="Calibri" w:eastAsia="Calibri" w:hAnsi="Calibri" w:cs="Calibri"/>
          <w:color w:val="000000"/>
          <w:sz w:val="24"/>
          <w:szCs w:val="24"/>
        </w:rPr>
      </w:pPr>
    </w:p>
    <w:p w14:paraId="082173B3" w14:textId="77777777" w:rsidR="001815AC" w:rsidRPr="0057078F" w:rsidRDefault="00000000" w:rsidP="0057078F">
      <w:pPr>
        <w:numPr>
          <w:ilvl w:val="0"/>
          <w:numId w:val="29"/>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Objetivos, políticas y estrategias:</w:t>
      </w:r>
    </w:p>
    <w:p w14:paraId="06603F1F" w14:textId="77777777" w:rsidR="001815AC" w:rsidRPr="0057078F" w:rsidRDefault="00000000" w:rsidP="0057078F">
      <w:pPr>
        <w:numPr>
          <w:ilvl w:val="0"/>
          <w:numId w:val="17"/>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Incumplimiento a los indicadores de gestión.</w:t>
      </w:r>
    </w:p>
    <w:p w14:paraId="356243DE" w14:textId="77777777" w:rsidR="001815AC" w:rsidRPr="0057078F" w:rsidRDefault="00000000" w:rsidP="0057078F">
      <w:pPr>
        <w:numPr>
          <w:ilvl w:val="0"/>
          <w:numId w:val="17"/>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Falta de indicadores clave de riesgos</w:t>
      </w:r>
    </w:p>
    <w:p w14:paraId="15D2754E" w14:textId="77777777" w:rsidR="001815AC" w:rsidRPr="0057078F" w:rsidRDefault="001815AC" w:rsidP="0057078F">
      <w:pPr>
        <w:pBdr>
          <w:top w:val="nil"/>
          <w:left w:val="nil"/>
          <w:bottom w:val="nil"/>
          <w:right w:val="nil"/>
          <w:between w:val="nil"/>
        </w:pBdr>
        <w:spacing w:after="0" w:line="276" w:lineRule="auto"/>
        <w:ind w:left="1440"/>
        <w:jc w:val="both"/>
        <w:rPr>
          <w:rFonts w:ascii="Calibri" w:eastAsia="Calibri" w:hAnsi="Calibri" w:cs="Calibri"/>
          <w:color w:val="000000"/>
          <w:sz w:val="24"/>
          <w:szCs w:val="24"/>
        </w:rPr>
      </w:pPr>
    </w:p>
    <w:p w14:paraId="45EADE71" w14:textId="77777777" w:rsidR="001815AC" w:rsidRPr="0057078F" w:rsidRDefault="00000000" w:rsidP="0057078F">
      <w:pPr>
        <w:numPr>
          <w:ilvl w:val="0"/>
          <w:numId w:val="29"/>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 xml:space="preserve">Recursos y conocimiento: </w:t>
      </w:r>
    </w:p>
    <w:p w14:paraId="5E647C3A" w14:textId="77777777" w:rsidR="001815AC" w:rsidRPr="0057078F" w:rsidRDefault="00000000" w:rsidP="0057078F">
      <w:pPr>
        <w:numPr>
          <w:ilvl w:val="0"/>
          <w:numId w:val="17"/>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Proporcionar información inexacta por error humano.</w:t>
      </w:r>
    </w:p>
    <w:p w14:paraId="4FFE9B7B" w14:textId="77777777" w:rsidR="001815AC" w:rsidRPr="0057078F" w:rsidRDefault="001815AC" w:rsidP="0057078F">
      <w:pPr>
        <w:pBdr>
          <w:top w:val="nil"/>
          <w:left w:val="nil"/>
          <w:bottom w:val="nil"/>
          <w:right w:val="nil"/>
          <w:between w:val="nil"/>
        </w:pBdr>
        <w:spacing w:after="0" w:line="276" w:lineRule="auto"/>
        <w:ind w:left="1440"/>
        <w:jc w:val="both"/>
        <w:rPr>
          <w:rFonts w:ascii="Calibri" w:eastAsia="Calibri" w:hAnsi="Calibri" w:cs="Calibri"/>
          <w:color w:val="000000"/>
          <w:sz w:val="24"/>
          <w:szCs w:val="24"/>
        </w:rPr>
      </w:pPr>
    </w:p>
    <w:p w14:paraId="759F926D" w14:textId="77777777" w:rsidR="001815AC" w:rsidRPr="0057078F" w:rsidRDefault="00000000" w:rsidP="0057078F">
      <w:pPr>
        <w:numPr>
          <w:ilvl w:val="0"/>
          <w:numId w:val="29"/>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Monitoreo y medición:</w:t>
      </w:r>
    </w:p>
    <w:p w14:paraId="05C14A26" w14:textId="77777777" w:rsidR="001815AC" w:rsidRPr="0057078F" w:rsidRDefault="00000000" w:rsidP="0057078F">
      <w:pPr>
        <w:numPr>
          <w:ilvl w:val="0"/>
          <w:numId w:val="17"/>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Falta de información oportuna para controlar y poder tomar decisiones.</w:t>
      </w:r>
    </w:p>
    <w:p w14:paraId="63465285" w14:textId="77777777" w:rsidR="001815AC" w:rsidRPr="0057078F" w:rsidRDefault="00000000" w:rsidP="0057078F">
      <w:pPr>
        <w:numPr>
          <w:ilvl w:val="0"/>
          <w:numId w:val="17"/>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Monitoreo inadecuado de los riesgos</w:t>
      </w:r>
    </w:p>
    <w:p w14:paraId="1BD8936F" w14:textId="77777777" w:rsidR="001815AC" w:rsidRPr="0057078F" w:rsidRDefault="00000000" w:rsidP="0057078F">
      <w:pPr>
        <w:numPr>
          <w:ilvl w:val="0"/>
          <w:numId w:val="17"/>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No hacer una Debida Diligencia.</w:t>
      </w:r>
    </w:p>
    <w:p w14:paraId="5E9CB801" w14:textId="77777777" w:rsidR="001815AC" w:rsidRPr="0057078F" w:rsidRDefault="00000000" w:rsidP="0057078F">
      <w:pPr>
        <w:numPr>
          <w:ilvl w:val="0"/>
          <w:numId w:val="17"/>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color w:val="000000"/>
          <w:sz w:val="24"/>
          <w:szCs w:val="24"/>
        </w:rPr>
        <w:t>Análisis incorrecto por información proporcionada errónea.</w:t>
      </w:r>
    </w:p>
    <w:p w14:paraId="3D4BDE6C" w14:textId="77777777" w:rsidR="001815AC" w:rsidRPr="0057078F" w:rsidRDefault="001815AC" w:rsidP="0057078F">
      <w:pPr>
        <w:spacing w:line="276" w:lineRule="auto"/>
        <w:jc w:val="both"/>
        <w:rPr>
          <w:rFonts w:ascii="Calibri" w:eastAsia="Calibri" w:hAnsi="Calibri" w:cs="Calibri"/>
          <w:sz w:val="24"/>
          <w:szCs w:val="24"/>
        </w:rPr>
      </w:pPr>
    </w:p>
    <w:p w14:paraId="22A0A9D5" w14:textId="2E2FF894" w:rsidR="001815AC" w:rsidRPr="0057078F" w:rsidRDefault="0057078F" w:rsidP="0057078F">
      <w:pPr>
        <w:spacing w:line="276" w:lineRule="auto"/>
        <w:jc w:val="both"/>
        <w:rPr>
          <w:rFonts w:ascii="Calibri" w:eastAsia="Calibri" w:hAnsi="Calibri" w:cs="Calibri"/>
          <w:sz w:val="24"/>
          <w:szCs w:val="24"/>
        </w:rPr>
      </w:pPr>
      <w:r>
        <w:rPr>
          <w:rFonts w:ascii="Calibri" w:eastAsia="Calibri" w:hAnsi="Calibri" w:cs="Calibri"/>
          <w:sz w:val="24"/>
          <w:szCs w:val="24"/>
          <w:lang w:val="es-ES"/>
        </w:rPr>
        <w:t>En la siguiente matriz de riesgos, la probabilidad de que ocurra cada riesgo se clasifica en una escala del 1 al 5, donde 1 indica “extremadamente improbable” y 5</w:t>
      </w:r>
      <w:r>
        <w:rPr>
          <w:rFonts w:ascii="Calibri" w:eastAsia="Calibri" w:hAnsi="Calibri" w:cs="Calibri"/>
          <w:sz w:val="24"/>
          <w:szCs w:val="24"/>
          <w:lang w:val="es-ES"/>
        </w:rPr>
        <w:t xml:space="preserve"> indica</w:t>
      </w:r>
      <w:r>
        <w:rPr>
          <w:rFonts w:ascii="Calibri" w:eastAsia="Calibri" w:hAnsi="Calibri" w:cs="Calibri"/>
          <w:sz w:val="24"/>
          <w:szCs w:val="24"/>
          <w:lang w:val="es-ES"/>
        </w:rPr>
        <w:t xml:space="preserve"> “frecuente”. Las </w:t>
      </w:r>
      <w:r>
        <w:rPr>
          <w:rFonts w:ascii="Calibri" w:eastAsia="Calibri" w:hAnsi="Calibri" w:cs="Calibri"/>
          <w:sz w:val="24"/>
          <w:szCs w:val="24"/>
          <w:lang w:val="es-ES"/>
        </w:rPr>
        <w:lastRenderedPageBreak/>
        <w:t xml:space="preserve">consecuencias asociadas a cada riesgo se han categorizado de A </w:t>
      </w:r>
      <w:r>
        <w:rPr>
          <w:rFonts w:ascii="Calibri" w:eastAsia="Calibri" w:hAnsi="Calibri" w:cs="Calibri"/>
          <w:sz w:val="24"/>
          <w:szCs w:val="24"/>
          <w:lang w:val="es-ES"/>
        </w:rPr>
        <w:t>a</w:t>
      </w:r>
      <w:r>
        <w:rPr>
          <w:rFonts w:ascii="Calibri" w:eastAsia="Calibri" w:hAnsi="Calibri" w:cs="Calibri"/>
          <w:sz w:val="24"/>
          <w:szCs w:val="24"/>
          <w:lang w:val="es-ES"/>
        </w:rPr>
        <w:t xml:space="preserve"> E, siendo A “</w:t>
      </w:r>
      <w:r>
        <w:rPr>
          <w:rFonts w:ascii="Calibri" w:eastAsia="Calibri" w:hAnsi="Calibri" w:cs="Calibri"/>
          <w:sz w:val="24"/>
          <w:szCs w:val="24"/>
          <w:lang w:val="es-ES"/>
        </w:rPr>
        <w:t>C</w:t>
      </w:r>
      <w:r>
        <w:rPr>
          <w:rFonts w:ascii="Calibri" w:eastAsia="Calibri" w:hAnsi="Calibri" w:cs="Calibri"/>
          <w:sz w:val="24"/>
          <w:szCs w:val="24"/>
          <w:lang w:val="es-ES"/>
        </w:rPr>
        <w:t>atastrófica” y E “</w:t>
      </w:r>
      <w:r>
        <w:rPr>
          <w:rFonts w:ascii="Calibri" w:eastAsia="Calibri" w:hAnsi="Calibri" w:cs="Calibri"/>
          <w:sz w:val="24"/>
          <w:szCs w:val="24"/>
          <w:lang w:val="es-ES"/>
        </w:rPr>
        <w:t>I</w:t>
      </w:r>
      <w:r>
        <w:rPr>
          <w:rFonts w:ascii="Calibri" w:eastAsia="Calibri" w:hAnsi="Calibri" w:cs="Calibri"/>
          <w:sz w:val="24"/>
          <w:szCs w:val="24"/>
          <w:lang w:val="es-ES"/>
        </w:rPr>
        <w:t>nsignificante”.</w:t>
      </w:r>
      <w:r>
        <w:rPr>
          <w:rFonts w:ascii="Calibri" w:eastAsia="Calibri" w:hAnsi="Calibri" w:cs="Calibri"/>
          <w:sz w:val="24"/>
          <w:szCs w:val="24"/>
        </w:rPr>
        <w:t>.</w:t>
      </w:r>
    </w:p>
    <w:p w14:paraId="08A006A1" w14:textId="77777777" w:rsidR="001815AC" w:rsidRPr="0057078F" w:rsidRDefault="00000000" w:rsidP="0057078F">
      <w:pPr>
        <w:pBdr>
          <w:top w:val="nil"/>
          <w:left w:val="nil"/>
          <w:bottom w:val="nil"/>
          <w:right w:val="nil"/>
          <w:between w:val="nil"/>
        </w:pBdr>
        <w:spacing w:line="276" w:lineRule="auto"/>
        <w:rPr>
          <w:rFonts w:ascii="Calibri" w:eastAsia="Calibri" w:hAnsi="Calibri" w:cs="Calibri"/>
          <w:b/>
          <w:smallCaps/>
          <w:color w:val="242852"/>
          <w:sz w:val="24"/>
          <w:szCs w:val="24"/>
        </w:rPr>
      </w:pPr>
      <w:bookmarkStart w:id="1401" w:name="_heading=h.4f1mdlm" w:colFirst="0" w:colLast="0"/>
      <w:bookmarkEnd w:id="1401"/>
      <w:r>
        <w:rPr>
          <w:rFonts w:ascii="Calibri" w:hAnsi="Calibri" w:cs="Calibri"/>
          <w:b/>
          <w:smallCaps/>
          <w:color w:val="242852"/>
          <w:sz w:val="24"/>
          <w:szCs w:val="24"/>
        </w:rPr>
        <w:t>Tabla 3 - Matriz de riesgos</w:t>
      </w:r>
    </w:p>
    <w:tbl>
      <w:tblPr>
        <w:tblStyle w:val="a4"/>
        <w:tblW w:w="9090" w:type="dxa"/>
        <w:tblLayout w:type="fixed"/>
        <w:tblLook w:val="0400" w:firstRow="0" w:lastRow="0" w:firstColumn="0" w:lastColumn="0" w:noHBand="0" w:noVBand="1"/>
      </w:tblPr>
      <w:tblGrid>
        <w:gridCol w:w="497"/>
        <w:gridCol w:w="1765"/>
        <w:gridCol w:w="290"/>
        <w:gridCol w:w="1498"/>
        <w:gridCol w:w="1170"/>
        <w:gridCol w:w="1080"/>
        <w:gridCol w:w="1170"/>
        <w:gridCol w:w="1620"/>
      </w:tblGrid>
      <w:tr w:rsidR="001815AC" w:rsidRPr="0057078F" w14:paraId="0CF6064B" w14:textId="77777777" w:rsidTr="00497667">
        <w:trPr>
          <w:trHeight w:val="288"/>
        </w:trPr>
        <w:tc>
          <w:tcPr>
            <w:tcW w:w="497" w:type="dxa"/>
            <w:tcBorders>
              <w:top w:val="nil"/>
              <w:left w:val="nil"/>
              <w:bottom w:val="nil"/>
              <w:right w:val="nil"/>
            </w:tcBorders>
            <w:shd w:val="clear" w:color="auto" w:fill="auto"/>
            <w:vAlign w:val="bottom"/>
          </w:tcPr>
          <w:p w14:paraId="7E2B1571" w14:textId="77777777" w:rsidR="001815AC" w:rsidRPr="0057078F" w:rsidRDefault="001815AC" w:rsidP="0057078F">
            <w:pPr>
              <w:spacing w:after="0" w:line="276" w:lineRule="auto"/>
              <w:rPr>
                <w:rFonts w:ascii="Calibri" w:eastAsia="Calibri" w:hAnsi="Calibri" w:cs="Calibri"/>
                <w:sz w:val="24"/>
                <w:szCs w:val="24"/>
              </w:rPr>
            </w:pPr>
          </w:p>
        </w:tc>
        <w:tc>
          <w:tcPr>
            <w:tcW w:w="1765" w:type="dxa"/>
            <w:tcBorders>
              <w:top w:val="nil"/>
              <w:left w:val="nil"/>
              <w:bottom w:val="nil"/>
              <w:right w:val="nil"/>
            </w:tcBorders>
            <w:shd w:val="clear" w:color="auto" w:fill="auto"/>
            <w:vAlign w:val="bottom"/>
          </w:tcPr>
          <w:p w14:paraId="55E290C7" w14:textId="77777777" w:rsidR="001815AC" w:rsidRPr="0057078F" w:rsidRDefault="001815AC" w:rsidP="0057078F">
            <w:pPr>
              <w:spacing w:after="0" w:line="276" w:lineRule="auto"/>
              <w:rPr>
                <w:rFonts w:ascii="Calibri" w:eastAsia="Calibri" w:hAnsi="Calibri" w:cs="Calibri"/>
                <w:sz w:val="24"/>
                <w:szCs w:val="24"/>
              </w:rPr>
            </w:pPr>
          </w:p>
        </w:tc>
        <w:tc>
          <w:tcPr>
            <w:tcW w:w="290" w:type="dxa"/>
            <w:tcBorders>
              <w:top w:val="nil"/>
              <w:left w:val="nil"/>
              <w:bottom w:val="nil"/>
              <w:right w:val="nil"/>
            </w:tcBorders>
            <w:shd w:val="clear" w:color="auto" w:fill="auto"/>
            <w:vAlign w:val="bottom"/>
          </w:tcPr>
          <w:p w14:paraId="6FD8FE61" w14:textId="77777777" w:rsidR="001815AC" w:rsidRPr="0057078F" w:rsidRDefault="001815AC" w:rsidP="0057078F">
            <w:pPr>
              <w:spacing w:after="0" w:line="276" w:lineRule="auto"/>
              <w:rPr>
                <w:rFonts w:ascii="Calibri" w:eastAsia="Calibri" w:hAnsi="Calibri" w:cs="Calibri"/>
                <w:sz w:val="24"/>
                <w:szCs w:val="24"/>
              </w:rPr>
            </w:pPr>
          </w:p>
        </w:tc>
        <w:tc>
          <w:tcPr>
            <w:tcW w:w="6538" w:type="dxa"/>
            <w:gridSpan w:val="5"/>
            <w:tcBorders>
              <w:top w:val="single" w:sz="4" w:space="0" w:color="000000"/>
              <w:left w:val="single" w:sz="4" w:space="0" w:color="000000"/>
              <w:bottom w:val="single" w:sz="4" w:space="0" w:color="000000"/>
              <w:right w:val="single" w:sz="4" w:space="0" w:color="000000"/>
            </w:tcBorders>
            <w:shd w:val="clear" w:color="auto" w:fill="00B050"/>
            <w:vAlign w:val="center"/>
          </w:tcPr>
          <w:p w14:paraId="72A3B224"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Consecuencias</w:t>
            </w:r>
          </w:p>
        </w:tc>
      </w:tr>
      <w:tr w:rsidR="00497667" w:rsidRPr="0057078F" w14:paraId="0AC39796" w14:textId="77777777" w:rsidTr="00497667">
        <w:tblPrEx>
          <w:tblPrExChange w:id="1409" w:author="ASTRID LIZETH LANDAVERDE CRUZ" w:date="2024-09-12T00:15:00Z" w16du:dateUtc="2024-09-12T06:15:00Z">
            <w:tblPrEx>
              <w:tblW w:w="8730" w:type="dxa"/>
            </w:tblPrEx>
          </w:tblPrExChange>
        </w:tblPrEx>
        <w:trPr>
          <w:trHeight w:val="492"/>
        </w:trPr>
        <w:tc>
          <w:tcPr>
            <w:tcW w:w="497" w:type="dxa"/>
            <w:tcBorders>
              <w:top w:val="nil"/>
              <w:left w:val="nil"/>
              <w:bottom w:val="nil"/>
              <w:right w:val="nil"/>
            </w:tcBorders>
            <w:shd w:val="clear" w:color="auto" w:fill="auto"/>
            <w:vAlign w:val="bottom"/>
          </w:tcPr>
          <w:p w14:paraId="555C1E6C" w14:textId="77777777" w:rsidR="001815AC" w:rsidRPr="0057078F" w:rsidRDefault="001815AC" w:rsidP="0057078F">
            <w:pPr>
              <w:spacing w:after="0" w:line="276" w:lineRule="auto"/>
              <w:jc w:val="center"/>
              <w:rPr>
                <w:rFonts w:ascii="Calibri" w:eastAsia="Calibri" w:hAnsi="Calibri" w:cs="Calibri"/>
                <w:b/>
                <w:color w:val="FFFFFF"/>
                <w:sz w:val="24"/>
                <w:szCs w:val="24"/>
              </w:rPr>
            </w:pPr>
          </w:p>
        </w:tc>
        <w:tc>
          <w:tcPr>
            <w:tcW w:w="1765" w:type="dxa"/>
            <w:tcBorders>
              <w:top w:val="nil"/>
              <w:left w:val="nil"/>
              <w:bottom w:val="nil"/>
              <w:right w:val="nil"/>
            </w:tcBorders>
            <w:shd w:val="clear" w:color="auto" w:fill="auto"/>
            <w:vAlign w:val="bottom"/>
          </w:tcPr>
          <w:p w14:paraId="4A07F165" w14:textId="77777777" w:rsidR="001815AC" w:rsidRPr="0057078F" w:rsidRDefault="001815AC" w:rsidP="0057078F">
            <w:pPr>
              <w:spacing w:after="0" w:line="276" w:lineRule="auto"/>
              <w:rPr>
                <w:rFonts w:ascii="Calibri" w:eastAsia="Calibri" w:hAnsi="Calibri" w:cs="Calibri"/>
                <w:sz w:val="24"/>
                <w:szCs w:val="24"/>
              </w:rPr>
            </w:pPr>
          </w:p>
        </w:tc>
        <w:tc>
          <w:tcPr>
            <w:tcW w:w="290" w:type="dxa"/>
            <w:tcBorders>
              <w:top w:val="nil"/>
              <w:left w:val="nil"/>
              <w:bottom w:val="nil"/>
              <w:right w:val="nil"/>
            </w:tcBorders>
            <w:shd w:val="clear" w:color="auto" w:fill="auto"/>
            <w:vAlign w:val="bottom"/>
          </w:tcPr>
          <w:p w14:paraId="2DC49991" w14:textId="77777777" w:rsidR="001815AC" w:rsidRPr="0057078F" w:rsidRDefault="001815AC" w:rsidP="0057078F">
            <w:pPr>
              <w:spacing w:after="0" w:line="276" w:lineRule="auto"/>
              <w:rPr>
                <w:rFonts w:ascii="Calibri" w:eastAsia="Calibri" w:hAnsi="Calibri" w:cs="Calibri"/>
                <w:sz w:val="24"/>
                <w:szCs w:val="24"/>
              </w:rPr>
            </w:pPr>
          </w:p>
        </w:tc>
        <w:tc>
          <w:tcPr>
            <w:tcW w:w="1498" w:type="dxa"/>
            <w:tcBorders>
              <w:top w:val="nil"/>
              <w:left w:val="single" w:sz="4" w:space="0" w:color="000000"/>
              <w:bottom w:val="nil"/>
              <w:right w:val="single" w:sz="4" w:space="0" w:color="000000"/>
            </w:tcBorders>
            <w:shd w:val="clear" w:color="auto" w:fill="FF0000"/>
            <w:vAlign w:val="center"/>
          </w:tcPr>
          <w:p w14:paraId="6A441C66"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Catastrófica A</w:t>
            </w:r>
          </w:p>
        </w:tc>
        <w:tc>
          <w:tcPr>
            <w:tcW w:w="1170" w:type="dxa"/>
            <w:tcBorders>
              <w:top w:val="nil"/>
              <w:left w:val="nil"/>
              <w:bottom w:val="single" w:sz="4" w:space="0" w:color="000000"/>
              <w:right w:val="single" w:sz="4" w:space="0" w:color="000000"/>
            </w:tcBorders>
            <w:shd w:val="clear" w:color="auto" w:fill="FF0000"/>
            <w:vAlign w:val="center"/>
          </w:tcPr>
          <w:p w14:paraId="52027542"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Peligrosa        B</w:t>
            </w:r>
          </w:p>
        </w:tc>
        <w:tc>
          <w:tcPr>
            <w:tcW w:w="1080" w:type="dxa"/>
            <w:tcBorders>
              <w:top w:val="nil"/>
              <w:left w:val="nil"/>
              <w:bottom w:val="single" w:sz="4" w:space="0" w:color="000000"/>
              <w:right w:val="single" w:sz="4" w:space="0" w:color="000000"/>
            </w:tcBorders>
            <w:shd w:val="clear" w:color="auto" w:fill="FF0000"/>
            <w:vAlign w:val="center"/>
          </w:tcPr>
          <w:p w14:paraId="435936A6"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Mayor               C</w:t>
            </w:r>
          </w:p>
        </w:tc>
        <w:tc>
          <w:tcPr>
            <w:tcW w:w="1170" w:type="dxa"/>
            <w:tcBorders>
              <w:top w:val="nil"/>
              <w:left w:val="nil"/>
              <w:bottom w:val="single" w:sz="4" w:space="0" w:color="000000"/>
              <w:right w:val="single" w:sz="4" w:space="0" w:color="000000"/>
            </w:tcBorders>
            <w:shd w:val="clear" w:color="auto" w:fill="FFFF00"/>
            <w:vAlign w:val="bottom"/>
          </w:tcPr>
          <w:p w14:paraId="509257B2"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Menor             D</w:t>
            </w:r>
          </w:p>
        </w:tc>
        <w:tc>
          <w:tcPr>
            <w:tcW w:w="1620" w:type="dxa"/>
            <w:tcBorders>
              <w:top w:val="nil"/>
              <w:left w:val="nil"/>
              <w:bottom w:val="single" w:sz="4" w:space="0" w:color="000000"/>
              <w:right w:val="single" w:sz="4" w:space="0" w:color="000000"/>
            </w:tcBorders>
            <w:shd w:val="clear" w:color="auto" w:fill="00B050"/>
            <w:vAlign w:val="bottom"/>
          </w:tcPr>
          <w:p w14:paraId="193B15E4"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Insignificante E</w:t>
            </w:r>
          </w:p>
        </w:tc>
      </w:tr>
      <w:tr w:rsidR="00497667" w:rsidRPr="0057078F" w14:paraId="363297CC" w14:textId="77777777" w:rsidTr="00497667">
        <w:tblPrEx>
          <w:tblPrExChange w:id="1419" w:author="ASTRID LIZETH LANDAVERDE CRUZ" w:date="2024-09-12T00:15:00Z" w16du:dateUtc="2024-09-12T06:15:00Z">
            <w:tblPrEx>
              <w:tblW w:w="8730" w:type="dxa"/>
            </w:tblPrEx>
          </w:tblPrExChange>
        </w:tblPrEx>
        <w:trPr>
          <w:trHeight w:val="288"/>
        </w:trPr>
        <w:tc>
          <w:tcPr>
            <w:tcW w:w="497" w:type="dxa"/>
            <w:vMerge w:val="restart"/>
            <w:tcBorders>
              <w:top w:val="single" w:sz="4" w:space="0" w:color="000000"/>
              <w:left w:val="single" w:sz="4" w:space="0" w:color="000000"/>
              <w:bottom w:val="single" w:sz="4" w:space="0" w:color="000000"/>
              <w:right w:val="single" w:sz="4" w:space="0" w:color="000000"/>
            </w:tcBorders>
            <w:shd w:val="clear" w:color="auto" w:fill="00B050"/>
            <w:textDirection w:val="tbRl"/>
            <w:vAlign w:val="center"/>
          </w:tcPr>
          <w:p w14:paraId="0C9AFB1C" w14:textId="77777777" w:rsidR="001815AC" w:rsidRPr="0057078F" w:rsidRDefault="00000000">
            <w:pPr>
              <w:spacing w:after="0" w:line="276" w:lineRule="auto"/>
              <w:ind w:left="113" w:right="113"/>
              <w:jc w:val="center"/>
              <w:rPr>
                <w:rFonts w:ascii="Calibri" w:eastAsia="Calibri" w:hAnsi="Calibri" w:cs="Calibri"/>
                <w:b/>
                <w:color w:val="FFFFFF"/>
                <w:sz w:val="24"/>
                <w:szCs w:val="24"/>
              </w:rPr>
            </w:pPr>
            <w:r>
              <w:rPr>
                <w:rFonts w:ascii="Calibri" w:eastAsia="Calibri" w:hAnsi="Calibri" w:cs="Calibri"/>
                <w:b/>
                <w:color w:val="FFFFFF"/>
                <w:sz w:val="24"/>
                <w:szCs w:val="24"/>
              </w:rPr>
              <w:t>Probabilidad</w:t>
            </w:r>
          </w:p>
        </w:tc>
        <w:tc>
          <w:tcPr>
            <w:tcW w:w="1765" w:type="dxa"/>
            <w:tcBorders>
              <w:top w:val="single" w:sz="4" w:space="0" w:color="000000"/>
              <w:left w:val="nil"/>
              <w:bottom w:val="single" w:sz="4" w:space="0" w:color="000000"/>
              <w:right w:val="single" w:sz="4" w:space="0" w:color="000000"/>
            </w:tcBorders>
            <w:shd w:val="clear" w:color="auto" w:fill="FF0000"/>
            <w:vAlign w:val="bottom"/>
          </w:tcPr>
          <w:p w14:paraId="30A01BB1" w14:textId="77777777" w:rsidR="001815AC" w:rsidRPr="0057078F" w:rsidRDefault="00000000" w:rsidP="0057078F">
            <w:pPr>
              <w:spacing w:after="0" w:line="276" w:lineRule="auto"/>
              <w:rPr>
                <w:rFonts w:ascii="Calibri" w:eastAsia="Calibri" w:hAnsi="Calibri" w:cs="Calibri"/>
                <w:color w:val="FFFFFF"/>
                <w:sz w:val="24"/>
                <w:szCs w:val="24"/>
              </w:rPr>
            </w:pPr>
            <w:r>
              <w:rPr>
                <w:rFonts w:ascii="Calibri" w:eastAsia="Calibri" w:hAnsi="Calibri" w:cs="Calibri"/>
                <w:color w:val="FFFFFF"/>
                <w:sz w:val="24"/>
                <w:szCs w:val="24"/>
              </w:rPr>
              <w:t>Frecuente</w:t>
            </w:r>
          </w:p>
        </w:tc>
        <w:tc>
          <w:tcPr>
            <w:tcW w:w="290" w:type="dxa"/>
            <w:tcBorders>
              <w:top w:val="single" w:sz="4" w:space="0" w:color="000000"/>
              <w:left w:val="nil"/>
              <w:bottom w:val="single" w:sz="4" w:space="0" w:color="000000"/>
              <w:right w:val="single" w:sz="4" w:space="0" w:color="000000"/>
            </w:tcBorders>
            <w:shd w:val="clear" w:color="auto" w:fill="FF0000"/>
            <w:vAlign w:val="bottom"/>
          </w:tcPr>
          <w:p w14:paraId="095329D3"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5</w:t>
            </w:r>
          </w:p>
        </w:tc>
        <w:tc>
          <w:tcPr>
            <w:tcW w:w="1498" w:type="dxa"/>
            <w:tcBorders>
              <w:top w:val="single" w:sz="4" w:space="0" w:color="000000"/>
              <w:left w:val="nil"/>
              <w:bottom w:val="single" w:sz="4" w:space="0" w:color="000000"/>
              <w:right w:val="single" w:sz="4" w:space="0" w:color="000000"/>
            </w:tcBorders>
            <w:shd w:val="clear" w:color="auto" w:fill="FF0000"/>
            <w:vAlign w:val="center"/>
          </w:tcPr>
          <w:p w14:paraId="567832EE"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5A</w:t>
            </w:r>
          </w:p>
        </w:tc>
        <w:tc>
          <w:tcPr>
            <w:tcW w:w="1170" w:type="dxa"/>
            <w:tcBorders>
              <w:top w:val="nil"/>
              <w:left w:val="nil"/>
              <w:bottom w:val="single" w:sz="4" w:space="0" w:color="000000"/>
              <w:right w:val="single" w:sz="4" w:space="0" w:color="000000"/>
            </w:tcBorders>
            <w:shd w:val="clear" w:color="auto" w:fill="FF0000"/>
            <w:vAlign w:val="center"/>
          </w:tcPr>
          <w:p w14:paraId="5C46C5E7"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5B</w:t>
            </w:r>
          </w:p>
        </w:tc>
        <w:tc>
          <w:tcPr>
            <w:tcW w:w="1080" w:type="dxa"/>
            <w:tcBorders>
              <w:top w:val="nil"/>
              <w:left w:val="nil"/>
              <w:bottom w:val="single" w:sz="4" w:space="0" w:color="000000"/>
              <w:right w:val="single" w:sz="4" w:space="0" w:color="000000"/>
            </w:tcBorders>
            <w:shd w:val="clear" w:color="auto" w:fill="FF0000"/>
            <w:vAlign w:val="center"/>
          </w:tcPr>
          <w:p w14:paraId="222308E9"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5C</w:t>
            </w:r>
          </w:p>
        </w:tc>
        <w:tc>
          <w:tcPr>
            <w:tcW w:w="1170" w:type="dxa"/>
            <w:tcBorders>
              <w:top w:val="nil"/>
              <w:left w:val="nil"/>
              <w:bottom w:val="single" w:sz="4" w:space="0" w:color="000000"/>
              <w:right w:val="single" w:sz="4" w:space="0" w:color="000000"/>
            </w:tcBorders>
            <w:shd w:val="clear" w:color="auto" w:fill="FFFF00"/>
            <w:vAlign w:val="bottom"/>
          </w:tcPr>
          <w:p w14:paraId="35198BE4"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5D</w:t>
            </w:r>
          </w:p>
        </w:tc>
        <w:tc>
          <w:tcPr>
            <w:tcW w:w="1620" w:type="dxa"/>
            <w:tcBorders>
              <w:top w:val="nil"/>
              <w:left w:val="nil"/>
              <w:bottom w:val="single" w:sz="4" w:space="0" w:color="000000"/>
              <w:right w:val="single" w:sz="4" w:space="0" w:color="000000"/>
            </w:tcBorders>
            <w:shd w:val="clear" w:color="auto" w:fill="FFFF00"/>
            <w:vAlign w:val="bottom"/>
          </w:tcPr>
          <w:p w14:paraId="30187AFA"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5E</w:t>
            </w:r>
          </w:p>
        </w:tc>
      </w:tr>
      <w:tr w:rsidR="00497667" w:rsidRPr="0057078F" w14:paraId="4B56998E" w14:textId="77777777" w:rsidTr="00497667">
        <w:tblPrEx>
          <w:tblPrExChange w:id="1430" w:author="ASTRID LIZETH LANDAVERDE CRUZ" w:date="2024-09-12T00:15:00Z" w16du:dateUtc="2024-09-12T06:15:00Z">
            <w:tblPrEx>
              <w:tblW w:w="8730" w:type="dxa"/>
            </w:tblPrEx>
          </w:tblPrExChange>
        </w:tblPrEx>
        <w:trPr>
          <w:trHeight w:val="288"/>
        </w:trPr>
        <w:tc>
          <w:tcPr>
            <w:tcW w:w="497" w:type="dxa"/>
            <w:vMerge/>
            <w:tcBorders>
              <w:top w:val="single" w:sz="4" w:space="0" w:color="000000"/>
              <w:left w:val="single" w:sz="4" w:space="0" w:color="000000"/>
              <w:bottom w:val="single" w:sz="4" w:space="0" w:color="000000"/>
              <w:right w:val="single" w:sz="4" w:space="0" w:color="000000"/>
            </w:tcBorders>
            <w:shd w:val="clear" w:color="auto" w:fill="00B050"/>
            <w:vAlign w:val="center"/>
          </w:tcPr>
          <w:p w14:paraId="4DF631D1" w14:textId="77777777" w:rsidR="001815AC" w:rsidRPr="0057078F" w:rsidRDefault="001815AC" w:rsidP="0057078F">
            <w:pPr>
              <w:widowControl w:val="0"/>
              <w:pBdr>
                <w:top w:val="nil"/>
                <w:left w:val="nil"/>
                <w:bottom w:val="nil"/>
                <w:right w:val="nil"/>
                <w:between w:val="nil"/>
              </w:pBdr>
              <w:spacing w:after="0" w:line="276" w:lineRule="auto"/>
              <w:rPr>
                <w:rFonts w:ascii="Calibri" w:eastAsia="Calibri" w:hAnsi="Calibri" w:cs="Calibri"/>
                <w:b/>
                <w:color w:val="000000"/>
                <w:sz w:val="24"/>
                <w:szCs w:val="24"/>
              </w:rPr>
            </w:pPr>
          </w:p>
        </w:tc>
        <w:tc>
          <w:tcPr>
            <w:tcW w:w="1765" w:type="dxa"/>
            <w:tcBorders>
              <w:top w:val="nil"/>
              <w:left w:val="nil"/>
              <w:bottom w:val="single" w:sz="4" w:space="0" w:color="000000"/>
              <w:right w:val="single" w:sz="4" w:space="0" w:color="000000"/>
            </w:tcBorders>
            <w:shd w:val="clear" w:color="auto" w:fill="FF0000"/>
            <w:vAlign w:val="bottom"/>
          </w:tcPr>
          <w:p w14:paraId="78E20E6A" w14:textId="77777777" w:rsidR="001815AC" w:rsidRPr="0057078F" w:rsidRDefault="00000000" w:rsidP="0057078F">
            <w:pPr>
              <w:spacing w:after="0" w:line="276" w:lineRule="auto"/>
              <w:rPr>
                <w:rFonts w:ascii="Calibri" w:eastAsia="Calibri" w:hAnsi="Calibri" w:cs="Calibri"/>
                <w:color w:val="FFFFFF"/>
                <w:sz w:val="24"/>
                <w:szCs w:val="24"/>
              </w:rPr>
            </w:pPr>
            <w:r>
              <w:rPr>
                <w:rFonts w:ascii="Calibri" w:eastAsia="Calibri" w:hAnsi="Calibri" w:cs="Calibri"/>
                <w:color w:val="FFFFFF"/>
                <w:sz w:val="24"/>
                <w:szCs w:val="24"/>
              </w:rPr>
              <w:t>Ocacional</w:t>
            </w:r>
          </w:p>
        </w:tc>
        <w:tc>
          <w:tcPr>
            <w:tcW w:w="290" w:type="dxa"/>
            <w:tcBorders>
              <w:top w:val="nil"/>
              <w:left w:val="nil"/>
              <w:bottom w:val="single" w:sz="4" w:space="0" w:color="000000"/>
              <w:right w:val="single" w:sz="4" w:space="0" w:color="000000"/>
            </w:tcBorders>
            <w:shd w:val="clear" w:color="auto" w:fill="FF0000"/>
            <w:vAlign w:val="bottom"/>
          </w:tcPr>
          <w:p w14:paraId="13500381"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4</w:t>
            </w:r>
          </w:p>
        </w:tc>
        <w:tc>
          <w:tcPr>
            <w:tcW w:w="1498" w:type="dxa"/>
            <w:tcBorders>
              <w:top w:val="nil"/>
              <w:left w:val="nil"/>
              <w:bottom w:val="single" w:sz="4" w:space="0" w:color="000000"/>
              <w:right w:val="single" w:sz="4" w:space="0" w:color="000000"/>
            </w:tcBorders>
            <w:shd w:val="clear" w:color="auto" w:fill="FF0000"/>
            <w:vAlign w:val="center"/>
          </w:tcPr>
          <w:p w14:paraId="7FA31D3D"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4A</w:t>
            </w:r>
          </w:p>
        </w:tc>
        <w:tc>
          <w:tcPr>
            <w:tcW w:w="1170" w:type="dxa"/>
            <w:tcBorders>
              <w:top w:val="nil"/>
              <w:left w:val="nil"/>
              <w:bottom w:val="single" w:sz="4" w:space="0" w:color="000000"/>
              <w:right w:val="single" w:sz="4" w:space="0" w:color="000000"/>
            </w:tcBorders>
            <w:shd w:val="clear" w:color="auto" w:fill="FF0000"/>
            <w:vAlign w:val="center"/>
          </w:tcPr>
          <w:p w14:paraId="2FA5A1E6"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4B</w:t>
            </w:r>
          </w:p>
        </w:tc>
        <w:tc>
          <w:tcPr>
            <w:tcW w:w="1080" w:type="dxa"/>
            <w:tcBorders>
              <w:top w:val="nil"/>
              <w:left w:val="nil"/>
              <w:bottom w:val="single" w:sz="4" w:space="0" w:color="000000"/>
              <w:right w:val="single" w:sz="4" w:space="0" w:color="000000"/>
            </w:tcBorders>
            <w:shd w:val="clear" w:color="auto" w:fill="FFFF00"/>
            <w:vAlign w:val="center"/>
          </w:tcPr>
          <w:p w14:paraId="0040CE40"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4C</w:t>
            </w:r>
          </w:p>
        </w:tc>
        <w:tc>
          <w:tcPr>
            <w:tcW w:w="1170" w:type="dxa"/>
            <w:tcBorders>
              <w:top w:val="nil"/>
              <w:left w:val="nil"/>
              <w:bottom w:val="single" w:sz="4" w:space="0" w:color="000000"/>
              <w:right w:val="single" w:sz="4" w:space="0" w:color="000000"/>
            </w:tcBorders>
            <w:shd w:val="clear" w:color="auto" w:fill="FFFF00"/>
            <w:vAlign w:val="bottom"/>
          </w:tcPr>
          <w:p w14:paraId="51350A9F"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4D</w:t>
            </w:r>
          </w:p>
        </w:tc>
        <w:tc>
          <w:tcPr>
            <w:tcW w:w="1620" w:type="dxa"/>
            <w:tcBorders>
              <w:top w:val="nil"/>
              <w:left w:val="nil"/>
              <w:bottom w:val="single" w:sz="4" w:space="0" w:color="000000"/>
              <w:right w:val="single" w:sz="4" w:space="0" w:color="000000"/>
            </w:tcBorders>
            <w:shd w:val="clear" w:color="auto" w:fill="FFFF00"/>
            <w:vAlign w:val="bottom"/>
          </w:tcPr>
          <w:p w14:paraId="7AE55764"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5D</w:t>
            </w:r>
          </w:p>
        </w:tc>
      </w:tr>
      <w:tr w:rsidR="00497667" w:rsidRPr="0057078F" w14:paraId="1A6882CB" w14:textId="77777777" w:rsidTr="00497667">
        <w:tblPrEx>
          <w:tblPrExChange w:id="1440" w:author="ASTRID LIZETH LANDAVERDE CRUZ" w:date="2024-09-12T00:15:00Z" w16du:dateUtc="2024-09-12T06:15:00Z">
            <w:tblPrEx>
              <w:tblW w:w="8730" w:type="dxa"/>
            </w:tblPrEx>
          </w:tblPrExChange>
        </w:tblPrEx>
        <w:trPr>
          <w:trHeight w:val="288"/>
        </w:trPr>
        <w:tc>
          <w:tcPr>
            <w:tcW w:w="497" w:type="dxa"/>
            <w:vMerge/>
            <w:tcBorders>
              <w:top w:val="single" w:sz="4" w:space="0" w:color="000000"/>
              <w:left w:val="single" w:sz="4" w:space="0" w:color="000000"/>
              <w:bottom w:val="single" w:sz="4" w:space="0" w:color="000000"/>
              <w:right w:val="single" w:sz="4" w:space="0" w:color="000000"/>
            </w:tcBorders>
            <w:shd w:val="clear" w:color="auto" w:fill="00B050"/>
            <w:vAlign w:val="center"/>
          </w:tcPr>
          <w:p w14:paraId="544DAA96" w14:textId="77777777" w:rsidR="001815AC" w:rsidRPr="0057078F" w:rsidRDefault="001815AC" w:rsidP="0057078F">
            <w:pPr>
              <w:widowControl w:val="0"/>
              <w:pBdr>
                <w:top w:val="nil"/>
                <w:left w:val="nil"/>
                <w:bottom w:val="nil"/>
                <w:right w:val="nil"/>
                <w:between w:val="nil"/>
              </w:pBdr>
              <w:spacing w:after="0" w:line="276" w:lineRule="auto"/>
              <w:rPr>
                <w:rFonts w:ascii="Calibri" w:eastAsia="Calibri" w:hAnsi="Calibri" w:cs="Calibri"/>
                <w:b/>
                <w:color w:val="000000"/>
                <w:sz w:val="24"/>
                <w:szCs w:val="24"/>
              </w:rPr>
            </w:pPr>
          </w:p>
        </w:tc>
        <w:tc>
          <w:tcPr>
            <w:tcW w:w="1765" w:type="dxa"/>
            <w:tcBorders>
              <w:top w:val="nil"/>
              <w:left w:val="nil"/>
              <w:bottom w:val="single" w:sz="4" w:space="0" w:color="000000"/>
              <w:right w:val="single" w:sz="4" w:space="0" w:color="000000"/>
            </w:tcBorders>
            <w:shd w:val="clear" w:color="auto" w:fill="FFFF00"/>
            <w:vAlign w:val="bottom"/>
          </w:tcPr>
          <w:p w14:paraId="429619B4" w14:textId="77777777" w:rsidR="001815AC" w:rsidRPr="0057078F" w:rsidRDefault="00000000" w:rsidP="0057078F">
            <w:pPr>
              <w:spacing w:after="0" w:line="276" w:lineRule="auto"/>
              <w:rPr>
                <w:rFonts w:ascii="Calibri" w:eastAsia="Calibri" w:hAnsi="Calibri" w:cs="Calibri"/>
                <w:color w:val="000000"/>
                <w:sz w:val="24"/>
                <w:szCs w:val="24"/>
              </w:rPr>
            </w:pPr>
            <w:r>
              <w:rPr>
                <w:rFonts w:ascii="Calibri" w:eastAsia="Calibri" w:hAnsi="Calibri" w:cs="Calibri"/>
                <w:color w:val="000000"/>
                <w:sz w:val="24"/>
                <w:szCs w:val="24"/>
              </w:rPr>
              <w:t>Remoto</w:t>
            </w:r>
          </w:p>
        </w:tc>
        <w:tc>
          <w:tcPr>
            <w:tcW w:w="290" w:type="dxa"/>
            <w:tcBorders>
              <w:top w:val="nil"/>
              <w:left w:val="nil"/>
              <w:bottom w:val="single" w:sz="4" w:space="0" w:color="000000"/>
              <w:right w:val="single" w:sz="4" w:space="0" w:color="000000"/>
            </w:tcBorders>
            <w:shd w:val="clear" w:color="auto" w:fill="FFFF00"/>
            <w:vAlign w:val="bottom"/>
          </w:tcPr>
          <w:p w14:paraId="1364E6BC"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3</w:t>
            </w:r>
          </w:p>
        </w:tc>
        <w:tc>
          <w:tcPr>
            <w:tcW w:w="1498" w:type="dxa"/>
            <w:tcBorders>
              <w:top w:val="nil"/>
              <w:left w:val="nil"/>
              <w:bottom w:val="single" w:sz="4" w:space="0" w:color="000000"/>
              <w:right w:val="single" w:sz="4" w:space="0" w:color="000000"/>
            </w:tcBorders>
            <w:shd w:val="clear" w:color="auto" w:fill="FFFF00"/>
            <w:vAlign w:val="center"/>
          </w:tcPr>
          <w:p w14:paraId="20F473B2"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3A</w:t>
            </w:r>
          </w:p>
        </w:tc>
        <w:tc>
          <w:tcPr>
            <w:tcW w:w="1170" w:type="dxa"/>
            <w:tcBorders>
              <w:top w:val="nil"/>
              <w:left w:val="nil"/>
              <w:bottom w:val="single" w:sz="4" w:space="0" w:color="000000"/>
              <w:right w:val="single" w:sz="4" w:space="0" w:color="000000"/>
            </w:tcBorders>
            <w:shd w:val="clear" w:color="auto" w:fill="FFFF00"/>
            <w:vAlign w:val="center"/>
          </w:tcPr>
          <w:p w14:paraId="5D072C62"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3B</w:t>
            </w:r>
          </w:p>
        </w:tc>
        <w:tc>
          <w:tcPr>
            <w:tcW w:w="1080" w:type="dxa"/>
            <w:tcBorders>
              <w:top w:val="nil"/>
              <w:left w:val="nil"/>
              <w:bottom w:val="single" w:sz="4" w:space="0" w:color="000000"/>
              <w:right w:val="single" w:sz="4" w:space="0" w:color="000000"/>
            </w:tcBorders>
            <w:shd w:val="clear" w:color="auto" w:fill="FFFF00"/>
            <w:vAlign w:val="center"/>
          </w:tcPr>
          <w:p w14:paraId="773E98B2"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3C</w:t>
            </w:r>
          </w:p>
        </w:tc>
        <w:tc>
          <w:tcPr>
            <w:tcW w:w="1170" w:type="dxa"/>
            <w:tcBorders>
              <w:top w:val="nil"/>
              <w:left w:val="nil"/>
              <w:bottom w:val="single" w:sz="4" w:space="0" w:color="000000"/>
              <w:right w:val="single" w:sz="4" w:space="0" w:color="000000"/>
            </w:tcBorders>
            <w:shd w:val="clear" w:color="auto" w:fill="FFFF00"/>
            <w:vAlign w:val="bottom"/>
          </w:tcPr>
          <w:p w14:paraId="3774D07D"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3D</w:t>
            </w:r>
          </w:p>
        </w:tc>
        <w:tc>
          <w:tcPr>
            <w:tcW w:w="1620" w:type="dxa"/>
            <w:tcBorders>
              <w:top w:val="nil"/>
              <w:left w:val="nil"/>
              <w:bottom w:val="single" w:sz="4" w:space="0" w:color="000000"/>
              <w:right w:val="single" w:sz="4" w:space="0" w:color="000000"/>
            </w:tcBorders>
            <w:shd w:val="clear" w:color="auto" w:fill="00B050"/>
            <w:vAlign w:val="bottom"/>
          </w:tcPr>
          <w:p w14:paraId="176F0D93"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3E</w:t>
            </w:r>
          </w:p>
        </w:tc>
      </w:tr>
      <w:tr w:rsidR="00497667" w:rsidRPr="0057078F" w14:paraId="74337425" w14:textId="77777777" w:rsidTr="00497667">
        <w:tblPrEx>
          <w:tblPrExChange w:id="1450" w:author="ASTRID LIZETH LANDAVERDE CRUZ" w:date="2024-09-12T00:15:00Z" w16du:dateUtc="2024-09-12T06:15:00Z">
            <w:tblPrEx>
              <w:tblW w:w="8730" w:type="dxa"/>
            </w:tblPrEx>
          </w:tblPrExChange>
        </w:tblPrEx>
        <w:trPr>
          <w:trHeight w:val="288"/>
        </w:trPr>
        <w:tc>
          <w:tcPr>
            <w:tcW w:w="497" w:type="dxa"/>
            <w:vMerge/>
            <w:tcBorders>
              <w:top w:val="single" w:sz="4" w:space="0" w:color="000000"/>
              <w:left w:val="single" w:sz="4" w:space="0" w:color="000000"/>
              <w:bottom w:val="single" w:sz="4" w:space="0" w:color="000000"/>
              <w:right w:val="single" w:sz="4" w:space="0" w:color="000000"/>
            </w:tcBorders>
            <w:shd w:val="clear" w:color="auto" w:fill="00B050"/>
            <w:vAlign w:val="center"/>
          </w:tcPr>
          <w:p w14:paraId="366E56AD" w14:textId="77777777" w:rsidR="001815AC" w:rsidRPr="0057078F" w:rsidRDefault="001815AC" w:rsidP="0057078F">
            <w:pPr>
              <w:widowControl w:val="0"/>
              <w:pBdr>
                <w:top w:val="nil"/>
                <w:left w:val="nil"/>
                <w:bottom w:val="nil"/>
                <w:right w:val="nil"/>
                <w:between w:val="nil"/>
              </w:pBdr>
              <w:spacing w:after="0" w:line="276" w:lineRule="auto"/>
              <w:rPr>
                <w:rFonts w:ascii="Calibri" w:eastAsia="Calibri" w:hAnsi="Calibri" w:cs="Calibri"/>
                <w:b/>
                <w:color w:val="000000"/>
                <w:sz w:val="24"/>
                <w:szCs w:val="24"/>
              </w:rPr>
            </w:pPr>
          </w:p>
        </w:tc>
        <w:tc>
          <w:tcPr>
            <w:tcW w:w="1765" w:type="dxa"/>
            <w:tcBorders>
              <w:top w:val="nil"/>
              <w:left w:val="nil"/>
              <w:bottom w:val="single" w:sz="4" w:space="0" w:color="000000"/>
              <w:right w:val="single" w:sz="4" w:space="0" w:color="000000"/>
            </w:tcBorders>
            <w:shd w:val="clear" w:color="auto" w:fill="FFFF00"/>
            <w:vAlign w:val="bottom"/>
          </w:tcPr>
          <w:p w14:paraId="41FFF5C7" w14:textId="77777777" w:rsidR="001815AC" w:rsidRPr="0057078F" w:rsidRDefault="00000000" w:rsidP="0057078F">
            <w:pPr>
              <w:spacing w:after="0" w:line="276" w:lineRule="auto"/>
              <w:rPr>
                <w:rFonts w:ascii="Calibri" w:eastAsia="Calibri" w:hAnsi="Calibri" w:cs="Calibri"/>
                <w:color w:val="000000"/>
                <w:sz w:val="24"/>
                <w:szCs w:val="24"/>
              </w:rPr>
            </w:pPr>
            <w:r>
              <w:rPr>
                <w:rFonts w:ascii="Calibri" w:eastAsia="Calibri" w:hAnsi="Calibri" w:cs="Calibri"/>
                <w:color w:val="000000"/>
                <w:sz w:val="24"/>
                <w:szCs w:val="24"/>
              </w:rPr>
              <w:t>Improbable</w:t>
            </w:r>
          </w:p>
        </w:tc>
        <w:tc>
          <w:tcPr>
            <w:tcW w:w="290" w:type="dxa"/>
            <w:tcBorders>
              <w:top w:val="nil"/>
              <w:left w:val="nil"/>
              <w:bottom w:val="single" w:sz="4" w:space="0" w:color="000000"/>
              <w:right w:val="single" w:sz="4" w:space="0" w:color="000000"/>
            </w:tcBorders>
            <w:shd w:val="clear" w:color="auto" w:fill="FFFF00"/>
            <w:vAlign w:val="bottom"/>
          </w:tcPr>
          <w:p w14:paraId="13849F59"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2</w:t>
            </w:r>
          </w:p>
        </w:tc>
        <w:tc>
          <w:tcPr>
            <w:tcW w:w="1498" w:type="dxa"/>
            <w:tcBorders>
              <w:top w:val="nil"/>
              <w:left w:val="nil"/>
              <w:bottom w:val="single" w:sz="4" w:space="0" w:color="000000"/>
              <w:right w:val="single" w:sz="4" w:space="0" w:color="000000"/>
            </w:tcBorders>
            <w:shd w:val="clear" w:color="auto" w:fill="FFFF00"/>
            <w:vAlign w:val="center"/>
          </w:tcPr>
          <w:p w14:paraId="61E1DAD1"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2A</w:t>
            </w:r>
          </w:p>
        </w:tc>
        <w:tc>
          <w:tcPr>
            <w:tcW w:w="1170" w:type="dxa"/>
            <w:tcBorders>
              <w:top w:val="nil"/>
              <w:left w:val="nil"/>
              <w:bottom w:val="single" w:sz="4" w:space="0" w:color="000000"/>
              <w:right w:val="single" w:sz="4" w:space="0" w:color="000000"/>
            </w:tcBorders>
            <w:shd w:val="clear" w:color="auto" w:fill="FFFF00"/>
            <w:vAlign w:val="center"/>
          </w:tcPr>
          <w:p w14:paraId="30947AB0"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2B</w:t>
            </w:r>
          </w:p>
        </w:tc>
        <w:tc>
          <w:tcPr>
            <w:tcW w:w="1080" w:type="dxa"/>
            <w:tcBorders>
              <w:top w:val="nil"/>
              <w:left w:val="nil"/>
              <w:bottom w:val="single" w:sz="4" w:space="0" w:color="000000"/>
              <w:right w:val="single" w:sz="4" w:space="0" w:color="000000"/>
            </w:tcBorders>
            <w:shd w:val="clear" w:color="auto" w:fill="FFFF00"/>
            <w:vAlign w:val="center"/>
          </w:tcPr>
          <w:p w14:paraId="4B3387F4"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2C</w:t>
            </w:r>
          </w:p>
        </w:tc>
        <w:tc>
          <w:tcPr>
            <w:tcW w:w="1170" w:type="dxa"/>
            <w:tcBorders>
              <w:top w:val="nil"/>
              <w:left w:val="nil"/>
              <w:bottom w:val="single" w:sz="4" w:space="0" w:color="000000"/>
              <w:right w:val="single" w:sz="4" w:space="0" w:color="000000"/>
            </w:tcBorders>
            <w:shd w:val="clear" w:color="auto" w:fill="00B050"/>
            <w:vAlign w:val="bottom"/>
          </w:tcPr>
          <w:p w14:paraId="12F38990"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2D</w:t>
            </w:r>
          </w:p>
        </w:tc>
        <w:tc>
          <w:tcPr>
            <w:tcW w:w="1620" w:type="dxa"/>
            <w:tcBorders>
              <w:top w:val="nil"/>
              <w:left w:val="nil"/>
              <w:bottom w:val="single" w:sz="4" w:space="0" w:color="000000"/>
              <w:right w:val="single" w:sz="4" w:space="0" w:color="000000"/>
            </w:tcBorders>
            <w:shd w:val="clear" w:color="auto" w:fill="00B050"/>
            <w:vAlign w:val="bottom"/>
          </w:tcPr>
          <w:p w14:paraId="23F11EB3"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2E</w:t>
            </w:r>
          </w:p>
        </w:tc>
      </w:tr>
      <w:tr w:rsidR="00497667" w:rsidRPr="0057078F" w14:paraId="3249ACFB" w14:textId="77777777" w:rsidTr="00497667">
        <w:tblPrEx>
          <w:tblPrExChange w:id="1460" w:author="ASTRID LIZETH LANDAVERDE CRUZ" w:date="2024-09-12T00:15:00Z" w16du:dateUtc="2024-09-12T06:15:00Z">
            <w:tblPrEx>
              <w:tblW w:w="8730" w:type="dxa"/>
            </w:tblPrEx>
          </w:tblPrExChange>
        </w:tblPrEx>
        <w:trPr>
          <w:trHeight w:val="576"/>
        </w:trPr>
        <w:tc>
          <w:tcPr>
            <w:tcW w:w="497" w:type="dxa"/>
            <w:vMerge/>
            <w:tcBorders>
              <w:top w:val="single" w:sz="4" w:space="0" w:color="000000"/>
              <w:left w:val="single" w:sz="4" w:space="0" w:color="000000"/>
              <w:bottom w:val="single" w:sz="4" w:space="0" w:color="000000"/>
              <w:right w:val="single" w:sz="4" w:space="0" w:color="000000"/>
            </w:tcBorders>
            <w:shd w:val="clear" w:color="auto" w:fill="00B050"/>
            <w:vAlign w:val="center"/>
          </w:tcPr>
          <w:p w14:paraId="74FB9557" w14:textId="77777777" w:rsidR="001815AC" w:rsidRPr="0057078F" w:rsidRDefault="001815AC" w:rsidP="0057078F">
            <w:pPr>
              <w:widowControl w:val="0"/>
              <w:pBdr>
                <w:top w:val="nil"/>
                <w:left w:val="nil"/>
                <w:bottom w:val="nil"/>
                <w:right w:val="nil"/>
                <w:between w:val="nil"/>
              </w:pBdr>
              <w:spacing w:after="0" w:line="276" w:lineRule="auto"/>
              <w:rPr>
                <w:rFonts w:ascii="Calibri" w:eastAsia="Calibri" w:hAnsi="Calibri" w:cs="Calibri"/>
                <w:b/>
                <w:color w:val="000000"/>
                <w:sz w:val="24"/>
                <w:szCs w:val="24"/>
              </w:rPr>
            </w:pPr>
          </w:p>
        </w:tc>
        <w:tc>
          <w:tcPr>
            <w:tcW w:w="1765" w:type="dxa"/>
            <w:tcBorders>
              <w:top w:val="nil"/>
              <w:left w:val="nil"/>
              <w:bottom w:val="single" w:sz="4" w:space="0" w:color="000000"/>
              <w:right w:val="single" w:sz="4" w:space="0" w:color="000000"/>
            </w:tcBorders>
            <w:shd w:val="clear" w:color="auto" w:fill="00B050"/>
            <w:vAlign w:val="bottom"/>
          </w:tcPr>
          <w:p w14:paraId="729D2C01" w14:textId="77777777" w:rsidR="001815AC" w:rsidRPr="0057078F" w:rsidRDefault="00000000" w:rsidP="0057078F">
            <w:pPr>
              <w:spacing w:after="0" w:line="276" w:lineRule="auto"/>
              <w:rPr>
                <w:rFonts w:ascii="Calibri" w:eastAsia="Calibri" w:hAnsi="Calibri" w:cs="Calibri"/>
                <w:color w:val="000000"/>
                <w:sz w:val="24"/>
                <w:szCs w:val="24"/>
              </w:rPr>
            </w:pPr>
            <w:r>
              <w:rPr>
                <w:rFonts w:ascii="Calibri" w:eastAsia="Calibri" w:hAnsi="Calibri" w:cs="Calibri"/>
                <w:color w:val="000000"/>
                <w:sz w:val="24"/>
                <w:szCs w:val="24"/>
              </w:rPr>
              <w:t>Extremadamente improbable</w:t>
            </w:r>
          </w:p>
        </w:tc>
        <w:tc>
          <w:tcPr>
            <w:tcW w:w="290" w:type="dxa"/>
            <w:tcBorders>
              <w:top w:val="nil"/>
              <w:left w:val="nil"/>
              <w:bottom w:val="single" w:sz="4" w:space="0" w:color="000000"/>
              <w:right w:val="single" w:sz="4" w:space="0" w:color="000000"/>
            </w:tcBorders>
            <w:shd w:val="clear" w:color="auto" w:fill="00B050"/>
            <w:vAlign w:val="bottom"/>
          </w:tcPr>
          <w:p w14:paraId="12AE16E1"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1</w:t>
            </w:r>
          </w:p>
        </w:tc>
        <w:tc>
          <w:tcPr>
            <w:tcW w:w="1498" w:type="dxa"/>
            <w:tcBorders>
              <w:top w:val="nil"/>
              <w:left w:val="nil"/>
              <w:bottom w:val="single" w:sz="4" w:space="0" w:color="000000"/>
              <w:right w:val="single" w:sz="4" w:space="0" w:color="000000"/>
            </w:tcBorders>
            <w:shd w:val="clear" w:color="auto" w:fill="00B050"/>
            <w:vAlign w:val="center"/>
          </w:tcPr>
          <w:p w14:paraId="3BB07A99"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1A</w:t>
            </w:r>
          </w:p>
        </w:tc>
        <w:tc>
          <w:tcPr>
            <w:tcW w:w="1170" w:type="dxa"/>
            <w:tcBorders>
              <w:top w:val="nil"/>
              <w:left w:val="nil"/>
              <w:bottom w:val="single" w:sz="4" w:space="0" w:color="000000"/>
              <w:right w:val="single" w:sz="4" w:space="0" w:color="000000"/>
            </w:tcBorders>
            <w:shd w:val="clear" w:color="auto" w:fill="00B050"/>
            <w:vAlign w:val="center"/>
          </w:tcPr>
          <w:p w14:paraId="7C5C16A5"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1B</w:t>
            </w:r>
          </w:p>
        </w:tc>
        <w:tc>
          <w:tcPr>
            <w:tcW w:w="1080" w:type="dxa"/>
            <w:tcBorders>
              <w:top w:val="nil"/>
              <w:left w:val="nil"/>
              <w:bottom w:val="single" w:sz="4" w:space="0" w:color="000000"/>
              <w:right w:val="single" w:sz="4" w:space="0" w:color="000000"/>
            </w:tcBorders>
            <w:shd w:val="clear" w:color="auto" w:fill="00B050"/>
            <w:vAlign w:val="center"/>
          </w:tcPr>
          <w:p w14:paraId="73DDBAB0"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1C</w:t>
            </w:r>
          </w:p>
        </w:tc>
        <w:tc>
          <w:tcPr>
            <w:tcW w:w="1170" w:type="dxa"/>
            <w:tcBorders>
              <w:top w:val="nil"/>
              <w:left w:val="nil"/>
              <w:bottom w:val="single" w:sz="4" w:space="0" w:color="000000"/>
              <w:right w:val="single" w:sz="4" w:space="0" w:color="000000"/>
            </w:tcBorders>
            <w:shd w:val="clear" w:color="auto" w:fill="00B050"/>
            <w:vAlign w:val="bottom"/>
          </w:tcPr>
          <w:p w14:paraId="1C4FF0CB"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1D</w:t>
            </w:r>
          </w:p>
        </w:tc>
        <w:tc>
          <w:tcPr>
            <w:tcW w:w="1620" w:type="dxa"/>
            <w:tcBorders>
              <w:top w:val="nil"/>
              <w:left w:val="nil"/>
              <w:bottom w:val="single" w:sz="4" w:space="0" w:color="000000"/>
              <w:right w:val="single" w:sz="4" w:space="0" w:color="000000"/>
            </w:tcBorders>
            <w:shd w:val="clear" w:color="auto" w:fill="00B050"/>
            <w:vAlign w:val="bottom"/>
          </w:tcPr>
          <w:p w14:paraId="41D56327" w14:textId="77777777" w:rsidR="001815AC" w:rsidRPr="0057078F" w:rsidRDefault="00000000" w:rsidP="0057078F">
            <w:pPr>
              <w:spacing w:after="0" w:line="276" w:lineRule="auto"/>
              <w:jc w:val="center"/>
              <w:rPr>
                <w:rFonts w:ascii="Calibri" w:eastAsia="Calibri" w:hAnsi="Calibri" w:cs="Calibri"/>
                <w:b/>
                <w:color w:val="000000"/>
                <w:sz w:val="24"/>
                <w:szCs w:val="24"/>
              </w:rPr>
            </w:pPr>
            <w:r>
              <w:rPr>
                <w:rFonts w:ascii="Calibri" w:eastAsia="Calibri" w:hAnsi="Calibri" w:cs="Calibri"/>
                <w:b/>
                <w:color w:val="000000"/>
                <w:sz w:val="24"/>
                <w:szCs w:val="24"/>
              </w:rPr>
              <w:t>1E</w:t>
            </w:r>
          </w:p>
        </w:tc>
      </w:tr>
    </w:tbl>
    <w:p w14:paraId="4F7DDC8B" w14:textId="77777777" w:rsidR="001815AC" w:rsidRPr="0057078F" w:rsidRDefault="001815AC" w:rsidP="0057078F">
      <w:pPr>
        <w:spacing w:line="276" w:lineRule="auto"/>
        <w:jc w:val="both"/>
        <w:rPr>
          <w:rFonts w:ascii="Calibri" w:eastAsia="Calibri" w:hAnsi="Calibri" w:cs="Calibri"/>
          <w:sz w:val="24"/>
          <w:szCs w:val="24"/>
        </w:rPr>
      </w:pPr>
    </w:p>
    <w:p w14:paraId="2A82A5A7" w14:textId="77777777" w:rsidR="001815AC" w:rsidRPr="0057078F" w:rsidRDefault="00000000" w:rsidP="0057078F">
      <w:pPr>
        <w:spacing w:after="0" w:line="276" w:lineRule="auto"/>
        <w:jc w:val="both"/>
        <w:rPr>
          <w:rFonts w:ascii="Calibri" w:eastAsia="Calibri" w:hAnsi="Calibri" w:cs="Calibri"/>
          <w:sz w:val="24"/>
          <w:szCs w:val="24"/>
        </w:rPr>
      </w:pPr>
      <w:r>
        <w:rPr>
          <w:rFonts w:ascii="Calibri" w:eastAsia="Calibri" w:hAnsi="Calibri" w:cs="Calibri"/>
          <w:sz w:val="24"/>
          <w:szCs w:val="24"/>
        </w:rPr>
        <w:t>De acuerdo a la colorimetría, así deberá ser el plazo del monitoreo:</w:t>
      </w:r>
    </w:p>
    <w:p w14:paraId="7119B362" w14:textId="77777777" w:rsidR="001815AC" w:rsidRPr="0057078F" w:rsidRDefault="00000000" w:rsidP="0057078F">
      <w:pPr>
        <w:numPr>
          <w:ilvl w:val="0"/>
          <w:numId w:val="21"/>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Rojo</w:t>
      </w:r>
      <w:r>
        <w:rPr>
          <w:rFonts w:ascii="Calibri" w:eastAsia="Calibri" w:hAnsi="Calibri" w:cs="Calibri"/>
          <w:color w:val="000000"/>
          <w:sz w:val="24"/>
          <w:szCs w:val="24"/>
        </w:rPr>
        <w:t>: al menos mensual</w:t>
      </w:r>
    </w:p>
    <w:p w14:paraId="0203ADE4" w14:textId="77777777" w:rsidR="001815AC" w:rsidRPr="0057078F" w:rsidRDefault="00000000" w:rsidP="0057078F">
      <w:pPr>
        <w:numPr>
          <w:ilvl w:val="0"/>
          <w:numId w:val="21"/>
        </w:numPr>
        <w:pBdr>
          <w:top w:val="nil"/>
          <w:left w:val="nil"/>
          <w:bottom w:val="nil"/>
          <w:right w:val="nil"/>
          <w:between w:val="nil"/>
        </w:pBdr>
        <w:spacing w:after="0"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Amarillo</w:t>
      </w:r>
      <w:r>
        <w:rPr>
          <w:rFonts w:ascii="Calibri" w:eastAsia="Calibri" w:hAnsi="Calibri" w:cs="Calibri"/>
          <w:color w:val="000000"/>
          <w:sz w:val="24"/>
          <w:szCs w:val="24"/>
        </w:rPr>
        <w:t>: al menos trimestral</w:t>
      </w:r>
    </w:p>
    <w:p w14:paraId="6232BDE5" w14:textId="77777777" w:rsidR="001815AC" w:rsidRPr="0057078F" w:rsidRDefault="00000000" w:rsidP="0057078F">
      <w:pPr>
        <w:numPr>
          <w:ilvl w:val="0"/>
          <w:numId w:val="21"/>
        </w:numPr>
        <w:pBdr>
          <w:top w:val="nil"/>
          <w:left w:val="nil"/>
          <w:bottom w:val="nil"/>
          <w:right w:val="nil"/>
          <w:between w:val="nil"/>
        </w:pBdr>
        <w:spacing w:line="276" w:lineRule="auto"/>
        <w:jc w:val="both"/>
        <w:rPr>
          <w:rFonts w:ascii="Calibri" w:eastAsia="Calibri" w:hAnsi="Calibri" w:cs="Calibri"/>
          <w:color w:val="000000"/>
          <w:sz w:val="24"/>
          <w:szCs w:val="24"/>
        </w:rPr>
      </w:pPr>
      <w:r>
        <w:rPr>
          <w:rFonts w:ascii="Calibri" w:eastAsia="Calibri" w:hAnsi="Calibri" w:cs="Calibri"/>
          <w:b/>
          <w:color w:val="000000"/>
          <w:sz w:val="24"/>
          <w:szCs w:val="24"/>
        </w:rPr>
        <w:t>Verde</w:t>
      </w:r>
      <w:r>
        <w:rPr>
          <w:rFonts w:ascii="Calibri" w:eastAsia="Calibri" w:hAnsi="Calibri" w:cs="Calibri"/>
          <w:color w:val="000000"/>
          <w:sz w:val="24"/>
          <w:szCs w:val="24"/>
        </w:rPr>
        <w:t>: al menos semestral</w:t>
      </w:r>
    </w:p>
    <w:p w14:paraId="4FABF1A1" w14:textId="77777777" w:rsidR="001815AC" w:rsidRPr="0057078F" w:rsidRDefault="00000000" w:rsidP="0057078F">
      <w:pPr>
        <w:spacing w:line="276" w:lineRule="auto"/>
        <w:jc w:val="both"/>
        <w:rPr>
          <w:rFonts w:ascii="Calibri" w:eastAsia="Calibri" w:hAnsi="Calibri" w:cs="Calibri"/>
          <w:sz w:val="24"/>
          <w:szCs w:val="24"/>
        </w:rPr>
      </w:pPr>
      <w:r>
        <w:rPr>
          <w:rFonts w:ascii="Calibri" w:eastAsia="Calibri" w:hAnsi="Calibri" w:cs="Calibri"/>
          <w:sz w:val="24"/>
          <w:szCs w:val="24"/>
        </w:rPr>
        <w:t>Riesgos operacionales internos identificados:</w:t>
      </w:r>
    </w:p>
    <w:p w14:paraId="3B492EB2" w14:textId="79E678F2" w:rsidR="0057078F" w:rsidRPr="0057078F" w:rsidRDefault="00000000" w:rsidP="0057078F">
      <w:pPr>
        <w:spacing w:line="276" w:lineRule="auto"/>
        <w:jc w:val="both"/>
        <w:rPr>
          <w:rFonts w:ascii="Calibri" w:eastAsia="Calibri" w:hAnsi="Calibri" w:cs="Calibri"/>
          <w:sz w:val="24"/>
          <w:szCs w:val="24"/>
        </w:rPr>
      </w:pPr>
      <w:r>
        <w:rPr>
          <w:rFonts w:ascii="Calibri" w:eastAsia="Calibri" w:hAnsi="Calibri" w:cs="Calibri"/>
          <w:sz w:val="24"/>
          <w:szCs w:val="24"/>
        </w:rPr>
        <w:t xml:space="preserve">Para cada riesgo se han definido controles y acciones a tomar para mitigar su impacto o incluso reducir su probabilidad, los riesgos se han elaborado para las diferentes líneas de negocio que </w:t>
      </w:r>
      <w:r>
        <w:rPr>
          <w:rFonts w:ascii="Calibri" w:eastAsia="Calibri" w:hAnsi="Calibri" w:cs="Calibri"/>
          <w:b/>
          <w:sz w:val="24"/>
          <w:szCs w:val="24"/>
        </w:rPr>
        <w:t>Propi</w:t>
      </w:r>
      <w:r>
        <w:rPr>
          <w:rFonts w:ascii="Calibri" w:eastAsia="Calibri" w:hAnsi="Calibri" w:cs="Calibri"/>
          <w:sz w:val="24"/>
          <w:szCs w:val="24"/>
        </w:rPr>
        <w:t xml:space="preserve"> ofrece.</w:t>
      </w:r>
    </w:p>
    <w:p w14:paraId="4357CA44" w14:textId="77777777" w:rsidR="001815AC" w:rsidRPr="0057078F" w:rsidRDefault="00000000" w:rsidP="0057078F">
      <w:pPr>
        <w:pBdr>
          <w:top w:val="nil"/>
          <w:left w:val="nil"/>
          <w:bottom w:val="nil"/>
          <w:right w:val="nil"/>
          <w:between w:val="nil"/>
        </w:pBdr>
        <w:spacing w:line="276" w:lineRule="auto"/>
        <w:rPr>
          <w:rFonts w:ascii="Calibri" w:eastAsia="Calibri" w:hAnsi="Calibri" w:cs="Calibri"/>
          <w:b/>
          <w:smallCaps/>
          <w:color w:val="242852"/>
          <w:sz w:val="24"/>
          <w:szCs w:val="24"/>
        </w:rPr>
      </w:pPr>
      <w:bookmarkStart w:id="1470" w:name="_heading=h.2u6wntf" w:colFirst="0" w:colLast="0"/>
      <w:bookmarkEnd w:id="1470"/>
      <w:r>
        <w:rPr>
          <w:rFonts w:ascii="Calibri" w:hAnsi="Calibri" w:cs="Calibri"/>
          <w:b/>
          <w:smallCaps/>
          <w:color w:val="242852"/>
          <w:sz w:val="24"/>
          <w:szCs w:val="24"/>
        </w:rPr>
        <w:t>Tabla 4 - Líneas de negocio</w:t>
      </w:r>
    </w:p>
    <w:tbl>
      <w:tblPr>
        <w:tblStyle w:val="a5"/>
        <w:tblW w:w="5540" w:type="dxa"/>
        <w:tblLayout w:type="fixed"/>
        <w:tblLook w:val="0400" w:firstRow="0" w:lastRow="0" w:firstColumn="0" w:lastColumn="0" w:noHBand="0" w:noVBand="1"/>
      </w:tblPr>
      <w:tblGrid>
        <w:gridCol w:w="960"/>
        <w:gridCol w:w="4580"/>
      </w:tblGrid>
      <w:tr w:rsidR="001815AC" w:rsidRPr="0057078F" w14:paraId="1D40A2BD" w14:textId="77777777">
        <w:trPr>
          <w:trHeight w:val="288"/>
        </w:trPr>
        <w:tc>
          <w:tcPr>
            <w:tcW w:w="960" w:type="dxa"/>
            <w:tcBorders>
              <w:top w:val="single" w:sz="4" w:space="0" w:color="000000"/>
              <w:left w:val="single" w:sz="4" w:space="0" w:color="000000"/>
              <w:bottom w:val="single" w:sz="4" w:space="0" w:color="000000"/>
              <w:right w:val="single" w:sz="4" w:space="0" w:color="000000"/>
            </w:tcBorders>
            <w:shd w:val="clear" w:color="auto" w:fill="00B050"/>
            <w:vAlign w:val="center"/>
          </w:tcPr>
          <w:p w14:paraId="19F75C49"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Área</w:t>
            </w:r>
          </w:p>
        </w:tc>
        <w:tc>
          <w:tcPr>
            <w:tcW w:w="4580" w:type="dxa"/>
            <w:tcBorders>
              <w:top w:val="single" w:sz="4" w:space="0" w:color="000000"/>
              <w:left w:val="nil"/>
              <w:bottom w:val="single" w:sz="4" w:space="0" w:color="000000"/>
              <w:right w:val="single" w:sz="4" w:space="0" w:color="000000"/>
            </w:tcBorders>
            <w:shd w:val="clear" w:color="auto" w:fill="00B050"/>
            <w:vAlign w:val="center"/>
          </w:tcPr>
          <w:p w14:paraId="419C1E3B"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Nombre de las líneas de negocio</w:t>
            </w:r>
          </w:p>
        </w:tc>
      </w:tr>
      <w:tr w:rsidR="001815AC" w:rsidRPr="0057078F" w14:paraId="4DECCEFD" w14:textId="77777777">
        <w:trPr>
          <w:trHeight w:val="288"/>
        </w:trPr>
        <w:tc>
          <w:tcPr>
            <w:tcW w:w="960" w:type="dxa"/>
            <w:tcBorders>
              <w:top w:val="nil"/>
              <w:left w:val="single" w:sz="4" w:space="0" w:color="000000"/>
              <w:bottom w:val="single" w:sz="4" w:space="0" w:color="000000"/>
              <w:right w:val="single" w:sz="4" w:space="0" w:color="000000"/>
            </w:tcBorders>
            <w:shd w:val="clear" w:color="auto" w:fill="auto"/>
            <w:vAlign w:val="center"/>
          </w:tcPr>
          <w:p w14:paraId="53AFF650"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1</w:t>
            </w:r>
          </w:p>
        </w:tc>
        <w:tc>
          <w:tcPr>
            <w:tcW w:w="4580" w:type="dxa"/>
            <w:tcBorders>
              <w:top w:val="nil"/>
              <w:left w:val="nil"/>
              <w:bottom w:val="single" w:sz="4" w:space="0" w:color="000000"/>
              <w:right w:val="single" w:sz="4" w:space="0" w:color="000000"/>
            </w:tcBorders>
            <w:shd w:val="clear" w:color="auto" w:fill="auto"/>
            <w:vAlign w:val="center"/>
          </w:tcPr>
          <w:p w14:paraId="20894A1C" w14:textId="77777777" w:rsidR="001815AC" w:rsidRPr="0057078F" w:rsidRDefault="00000000" w:rsidP="0057078F">
            <w:pPr>
              <w:spacing w:after="0" w:line="276" w:lineRule="auto"/>
              <w:rPr>
                <w:rFonts w:ascii="Calibri" w:eastAsia="Calibri" w:hAnsi="Calibri" w:cs="Calibri"/>
                <w:color w:val="000000"/>
                <w:sz w:val="24"/>
                <w:szCs w:val="24"/>
              </w:rPr>
            </w:pPr>
            <w:r>
              <w:rPr>
                <w:rFonts w:ascii="Calibri" w:eastAsia="Calibri" w:hAnsi="Calibri" w:cs="Calibri"/>
                <w:color w:val="000000"/>
                <w:sz w:val="24"/>
                <w:szCs w:val="24"/>
              </w:rPr>
              <w:t>Rents</w:t>
            </w:r>
          </w:p>
        </w:tc>
      </w:tr>
      <w:tr w:rsidR="001815AC" w:rsidRPr="0057078F" w14:paraId="70CF85B6" w14:textId="77777777">
        <w:trPr>
          <w:trHeight w:val="288"/>
        </w:trPr>
        <w:tc>
          <w:tcPr>
            <w:tcW w:w="960" w:type="dxa"/>
            <w:tcBorders>
              <w:top w:val="nil"/>
              <w:left w:val="single" w:sz="4" w:space="0" w:color="000000"/>
              <w:bottom w:val="single" w:sz="4" w:space="0" w:color="000000"/>
              <w:right w:val="single" w:sz="4" w:space="0" w:color="000000"/>
            </w:tcBorders>
            <w:shd w:val="clear" w:color="auto" w:fill="auto"/>
            <w:vAlign w:val="center"/>
          </w:tcPr>
          <w:p w14:paraId="10CDB04E"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2</w:t>
            </w:r>
          </w:p>
        </w:tc>
        <w:tc>
          <w:tcPr>
            <w:tcW w:w="4580" w:type="dxa"/>
            <w:tcBorders>
              <w:top w:val="nil"/>
              <w:left w:val="nil"/>
              <w:bottom w:val="single" w:sz="4" w:space="0" w:color="000000"/>
              <w:right w:val="single" w:sz="4" w:space="0" w:color="000000"/>
            </w:tcBorders>
            <w:shd w:val="clear" w:color="auto" w:fill="auto"/>
            <w:vAlign w:val="center"/>
          </w:tcPr>
          <w:p w14:paraId="3DF1657F" w14:textId="77777777" w:rsidR="001815AC" w:rsidRPr="0057078F" w:rsidRDefault="00000000" w:rsidP="0057078F">
            <w:pPr>
              <w:spacing w:after="0" w:line="276" w:lineRule="auto"/>
              <w:rPr>
                <w:rFonts w:ascii="Calibri" w:eastAsia="Calibri" w:hAnsi="Calibri" w:cs="Calibri"/>
                <w:color w:val="000000"/>
                <w:sz w:val="24"/>
                <w:szCs w:val="24"/>
              </w:rPr>
            </w:pPr>
            <w:r>
              <w:rPr>
                <w:rFonts w:ascii="Calibri" w:eastAsia="Calibri" w:hAnsi="Calibri" w:cs="Calibri"/>
                <w:color w:val="000000"/>
                <w:sz w:val="24"/>
                <w:szCs w:val="24"/>
              </w:rPr>
              <w:t>Presales</w:t>
            </w:r>
          </w:p>
        </w:tc>
      </w:tr>
      <w:tr w:rsidR="001815AC" w:rsidRPr="0057078F" w14:paraId="495BD677" w14:textId="77777777">
        <w:trPr>
          <w:trHeight w:val="288"/>
        </w:trPr>
        <w:tc>
          <w:tcPr>
            <w:tcW w:w="960" w:type="dxa"/>
            <w:tcBorders>
              <w:top w:val="nil"/>
              <w:left w:val="single" w:sz="4" w:space="0" w:color="000000"/>
              <w:bottom w:val="single" w:sz="4" w:space="0" w:color="000000"/>
              <w:right w:val="single" w:sz="4" w:space="0" w:color="000000"/>
            </w:tcBorders>
            <w:shd w:val="clear" w:color="auto" w:fill="auto"/>
            <w:vAlign w:val="center"/>
          </w:tcPr>
          <w:p w14:paraId="64498962"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3</w:t>
            </w:r>
          </w:p>
        </w:tc>
        <w:tc>
          <w:tcPr>
            <w:tcW w:w="4580" w:type="dxa"/>
            <w:tcBorders>
              <w:top w:val="nil"/>
              <w:left w:val="nil"/>
              <w:bottom w:val="single" w:sz="4" w:space="0" w:color="000000"/>
              <w:right w:val="single" w:sz="4" w:space="0" w:color="000000"/>
            </w:tcBorders>
            <w:shd w:val="clear" w:color="auto" w:fill="auto"/>
            <w:vAlign w:val="center"/>
          </w:tcPr>
          <w:p w14:paraId="74284E96" w14:textId="77777777" w:rsidR="001815AC" w:rsidRPr="0057078F" w:rsidRDefault="00000000" w:rsidP="0057078F">
            <w:pPr>
              <w:spacing w:after="0" w:line="276" w:lineRule="auto"/>
              <w:rPr>
                <w:rFonts w:ascii="Calibri" w:eastAsia="Calibri" w:hAnsi="Calibri" w:cs="Calibri"/>
                <w:color w:val="000000"/>
                <w:sz w:val="24"/>
                <w:szCs w:val="24"/>
              </w:rPr>
            </w:pPr>
            <w:r>
              <w:rPr>
                <w:rFonts w:ascii="Calibri" w:eastAsia="Calibri" w:hAnsi="Calibri" w:cs="Calibri"/>
                <w:color w:val="000000"/>
                <w:sz w:val="24"/>
                <w:szCs w:val="24"/>
              </w:rPr>
              <w:t>Secondary</w:t>
            </w:r>
          </w:p>
        </w:tc>
      </w:tr>
    </w:tbl>
    <w:p w14:paraId="7242A2CE" w14:textId="77777777" w:rsidR="0057078F" w:rsidRPr="0057078F" w:rsidRDefault="0057078F" w:rsidP="0057078F">
      <w:pPr>
        <w:spacing w:line="276" w:lineRule="auto"/>
        <w:jc w:val="both"/>
        <w:rPr>
          <w:rFonts w:ascii="Calibri" w:eastAsia="Calibri" w:hAnsi="Calibri" w:cs="Calibri"/>
          <w:sz w:val="24"/>
          <w:szCs w:val="24"/>
        </w:rPr>
      </w:pPr>
    </w:p>
    <w:p w14:paraId="11FAAC37" w14:textId="6C00E923" w:rsidR="001815AC" w:rsidRPr="0057078F" w:rsidRDefault="00000000" w:rsidP="0057078F">
      <w:pPr>
        <w:pBdr>
          <w:top w:val="nil"/>
          <w:left w:val="nil"/>
          <w:bottom w:val="nil"/>
          <w:right w:val="nil"/>
          <w:between w:val="nil"/>
        </w:pBdr>
        <w:spacing w:line="276" w:lineRule="auto"/>
        <w:rPr>
          <w:rFonts w:ascii="Calibri" w:eastAsia="Calibri" w:hAnsi="Calibri" w:cs="Calibri"/>
          <w:b/>
          <w:smallCaps/>
          <w:color w:val="242852"/>
          <w:sz w:val="24"/>
          <w:szCs w:val="24"/>
        </w:rPr>
      </w:pPr>
      <w:bookmarkStart w:id="1473" w:name="_heading=h.19c6y18" w:colFirst="0" w:colLast="0"/>
      <w:bookmarkEnd w:id="1473"/>
      <w:r>
        <w:rPr>
          <w:rFonts w:ascii="Calibri" w:hAnsi="Calibri" w:cs="Calibri"/>
          <w:b/>
          <w:smallCaps/>
          <w:color w:val="242852"/>
          <w:sz w:val="24"/>
          <w:szCs w:val="24"/>
        </w:rPr>
        <w:t>Tabla 5 - Evaluación de riesgos</w:t>
      </w:r>
      <w:r>
        <w:rPr>
          <w:rFonts w:ascii="Calibri" w:eastAsia="Calibri" w:hAnsi="Calibri" w:cs="Calibri"/>
          <w:b/>
          <w:smallCaps/>
          <w:color w:val="242852"/>
          <w:sz w:val="24"/>
          <w:szCs w:val="24"/>
        </w:rPr>
        <w:t xml:space="preserve"> </w:t>
      </w:r>
    </w:p>
    <w:tbl>
      <w:tblPr>
        <w:tblStyle w:val="a6"/>
        <w:tblW w:w="9535" w:type="dxa"/>
        <w:jc w:val="center"/>
        <w:tblLayout w:type="fixed"/>
        <w:tblLook w:val="0400" w:firstRow="0" w:lastRow="0" w:firstColumn="0" w:lastColumn="0" w:noHBand="0" w:noVBand="1"/>
      </w:tblPr>
      <w:tblGrid>
        <w:gridCol w:w="704"/>
        <w:gridCol w:w="2531"/>
        <w:gridCol w:w="729"/>
        <w:gridCol w:w="801"/>
        <w:gridCol w:w="810"/>
        <w:gridCol w:w="1080"/>
        <w:gridCol w:w="2880"/>
      </w:tblGrid>
      <w:tr w:rsidR="001815AC" w:rsidRPr="0057078F" w14:paraId="78B252CD" w14:textId="77777777" w:rsidTr="0057078F">
        <w:trPr>
          <w:trHeight w:val="652"/>
          <w:jc w:val="center"/>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00B050"/>
            <w:vAlign w:val="center"/>
          </w:tcPr>
          <w:p w14:paraId="58AD7EB0"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lastRenderedPageBreak/>
              <w:t>Área</w:t>
            </w:r>
          </w:p>
        </w:tc>
        <w:tc>
          <w:tcPr>
            <w:tcW w:w="2531" w:type="dxa"/>
            <w:vMerge w:val="restart"/>
            <w:tcBorders>
              <w:top w:val="single" w:sz="4" w:space="0" w:color="000000"/>
              <w:left w:val="single" w:sz="4" w:space="0" w:color="000000"/>
              <w:bottom w:val="single" w:sz="4" w:space="0" w:color="000000"/>
              <w:right w:val="single" w:sz="4" w:space="0" w:color="000000"/>
            </w:tcBorders>
            <w:shd w:val="clear" w:color="auto" w:fill="00B050"/>
            <w:vAlign w:val="center"/>
          </w:tcPr>
          <w:p w14:paraId="12E2156F"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Riesgo identificado</w:t>
            </w:r>
          </w:p>
        </w:tc>
        <w:tc>
          <w:tcPr>
            <w:tcW w:w="2340" w:type="dxa"/>
            <w:gridSpan w:val="3"/>
            <w:tcBorders>
              <w:top w:val="single" w:sz="4" w:space="0" w:color="000000"/>
              <w:left w:val="nil"/>
              <w:bottom w:val="single" w:sz="4" w:space="0" w:color="000000"/>
              <w:right w:val="single" w:sz="4" w:space="0" w:color="000000"/>
            </w:tcBorders>
            <w:shd w:val="clear" w:color="auto" w:fill="00B050"/>
            <w:vAlign w:val="center"/>
          </w:tcPr>
          <w:p w14:paraId="065D0198"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Evaluación del riesgo</w:t>
            </w:r>
          </w:p>
        </w:tc>
        <w:tc>
          <w:tcPr>
            <w:tcW w:w="1080" w:type="dxa"/>
            <w:vMerge w:val="restart"/>
            <w:tcBorders>
              <w:top w:val="single" w:sz="4" w:space="0" w:color="000000"/>
              <w:left w:val="single" w:sz="4" w:space="0" w:color="000000"/>
              <w:bottom w:val="single" w:sz="4" w:space="0" w:color="000000"/>
              <w:right w:val="single" w:sz="4" w:space="0" w:color="000000"/>
            </w:tcBorders>
            <w:shd w:val="clear" w:color="auto" w:fill="00B050"/>
            <w:vAlign w:val="center"/>
          </w:tcPr>
          <w:p w14:paraId="3912D586"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Frecuencia de Monitoreo</w:t>
            </w:r>
          </w:p>
        </w:tc>
        <w:tc>
          <w:tcPr>
            <w:tcW w:w="2880" w:type="dxa"/>
            <w:vMerge w:val="restart"/>
            <w:tcBorders>
              <w:top w:val="single" w:sz="4" w:space="0" w:color="000000"/>
              <w:left w:val="single" w:sz="4" w:space="0" w:color="000000"/>
              <w:bottom w:val="single" w:sz="4" w:space="0" w:color="000000"/>
              <w:right w:val="single" w:sz="4" w:space="0" w:color="000000"/>
            </w:tcBorders>
            <w:shd w:val="clear" w:color="auto" w:fill="00B050"/>
            <w:vAlign w:val="center"/>
          </w:tcPr>
          <w:p w14:paraId="22963D17"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Medidas de control</w:t>
            </w:r>
          </w:p>
        </w:tc>
      </w:tr>
      <w:tr w:rsidR="001815AC" w:rsidRPr="0057078F" w14:paraId="38BC109E" w14:textId="77777777" w:rsidTr="0057078F">
        <w:trPr>
          <w:trHeight w:val="652"/>
          <w:jc w:val="center"/>
        </w:trPr>
        <w:tc>
          <w:tcPr>
            <w:tcW w:w="704" w:type="dxa"/>
            <w:vMerge/>
            <w:tcBorders>
              <w:top w:val="single" w:sz="4" w:space="0" w:color="000000"/>
              <w:left w:val="single" w:sz="4" w:space="0" w:color="000000"/>
              <w:bottom w:val="single" w:sz="4" w:space="0" w:color="000000"/>
              <w:right w:val="single" w:sz="4" w:space="0" w:color="000000"/>
            </w:tcBorders>
            <w:shd w:val="clear" w:color="auto" w:fill="00B050"/>
            <w:vAlign w:val="center"/>
          </w:tcPr>
          <w:p w14:paraId="6C1F6C32" w14:textId="77777777" w:rsidR="001815AC" w:rsidRPr="0057078F" w:rsidRDefault="001815AC" w:rsidP="0057078F">
            <w:pPr>
              <w:widowControl w:val="0"/>
              <w:pBdr>
                <w:top w:val="nil"/>
                <w:left w:val="nil"/>
                <w:bottom w:val="nil"/>
                <w:right w:val="nil"/>
                <w:between w:val="nil"/>
              </w:pBdr>
              <w:spacing w:after="0" w:line="276" w:lineRule="auto"/>
              <w:rPr>
                <w:rFonts w:ascii="Calibri" w:eastAsia="Calibri" w:hAnsi="Calibri" w:cs="Calibri"/>
                <w:b/>
                <w:color w:val="FFFFFF"/>
                <w:sz w:val="24"/>
                <w:szCs w:val="24"/>
              </w:rPr>
            </w:pPr>
          </w:p>
        </w:tc>
        <w:tc>
          <w:tcPr>
            <w:tcW w:w="2531" w:type="dxa"/>
            <w:vMerge/>
            <w:tcBorders>
              <w:top w:val="single" w:sz="4" w:space="0" w:color="000000"/>
              <w:left w:val="single" w:sz="4" w:space="0" w:color="000000"/>
              <w:bottom w:val="single" w:sz="4" w:space="0" w:color="000000"/>
              <w:right w:val="single" w:sz="4" w:space="0" w:color="000000"/>
            </w:tcBorders>
            <w:shd w:val="clear" w:color="auto" w:fill="00B050"/>
            <w:vAlign w:val="center"/>
          </w:tcPr>
          <w:p w14:paraId="0C869F65" w14:textId="77777777" w:rsidR="001815AC" w:rsidRPr="0057078F" w:rsidRDefault="001815AC" w:rsidP="0057078F">
            <w:pPr>
              <w:widowControl w:val="0"/>
              <w:pBdr>
                <w:top w:val="nil"/>
                <w:left w:val="nil"/>
                <w:bottom w:val="nil"/>
                <w:right w:val="nil"/>
                <w:between w:val="nil"/>
              </w:pBdr>
              <w:spacing w:after="0" w:line="276" w:lineRule="auto"/>
              <w:rPr>
                <w:rFonts w:ascii="Calibri" w:eastAsia="Calibri" w:hAnsi="Calibri" w:cs="Calibri"/>
                <w:b/>
                <w:color w:val="FFFFFF"/>
                <w:sz w:val="24"/>
                <w:szCs w:val="24"/>
              </w:rPr>
            </w:pPr>
          </w:p>
        </w:tc>
        <w:tc>
          <w:tcPr>
            <w:tcW w:w="729" w:type="dxa"/>
            <w:tcBorders>
              <w:top w:val="nil"/>
              <w:left w:val="nil"/>
              <w:bottom w:val="single" w:sz="4" w:space="0" w:color="000000"/>
              <w:right w:val="single" w:sz="4" w:space="0" w:color="000000"/>
            </w:tcBorders>
            <w:shd w:val="clear" w:color="auto" w:fill="00B050"/>
            <w:vAlign w:val="center"/>
          </w:tcPr>
          <w:p w14:paraId="239DA874"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Prob</w:t>
            </w:r>
          </w:p>
        </w:tc>
        <w:tc>
          <w:tcPr>
            <w:tcW w:w="801" w:type="dxa"/>
            <w:tcBorders>
              <w:top w:val="nil"/>
              <w:left w:val="nil"/>
              <w:bottom w:val="single" w:sz="4" w:space="0" w:color="000000"/>
              <w:right w:val="single" w:sz="4" w:space="0" w:color="000000"/>
            </w:tcBorders>
            <w:shd w:val="clear" w:color="auto" w:fill="00B050"/>
            <w:vAlign w:val="center"/>
          </w:tcPr>
          <w:p w14:paraId="72543DE8"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Conse</w:t>
            </w:r>
          </w:p>
        </w:tc>
        <w:tc>
          <w:tcPr>
            <w:tcW w:w="810" w:type="dxa"/>
            <w:tcBorders>
              <w:top w:val="nil"/>
              <w:left w:val="nil"/>
              <w:bottom w:val="single" w:sz="4" w:space="0" w:color="000000"/>
              <w:right w:val="single" w:sz="4" w:space="0" w:color="000000"/>
            </w:tcBorders>
            <w:shd w:val="clear" w:color="auto" w:fill="00B050"/>
            <w:vAlign w:val="center"/>
          </w:tcPr>
          <w:p w14:paraId="24D7F055" w14:textId="77777777" w:rsidR="001815AC" w:rsidRPr="0057078F" w:rsidRDefault="00000000" w:rsidP="0057078F">
            <w:pPr>
              <w:spacing w:after="0" w:line="276" w:lineRule="auto"/>
              <w:jc w:val="center"/>
              <w:rPr>
                <w:rFonts w:ascii="Calibri" w:eastAsia="Calibri" w:hAnsi="Calibri" w:cs="Calibri"/>
                <w:b/>
                <w:color w:val="FFFFFF"/>
                <w:sz w:val="24"/>
                <w:szCs w:val="24"/>
              </w:rPr>
            </w:pPr>
            <w:r>
              <w:rPr>
                <w:rFonts w:ascii="Calibri" w:eastAsia="Calibri" w:hAnsi="Calibri" w:cs="Calibri"/>
                <w:b/>
                <w:color w:val="FFFFFF"/>
                <w:sz w:val="24"/>
                <w:szCs w:val="24"/>
              </w:rPr>
              <w:t>Riesgo</w:t>
            </w:r>
          </w:p>
        </w:tc>
        <w:tc>
          <w:tcPr>
            <w:tcW w:w="1080" w:type="dxa"/>
            <w:vMerge/>
            <w:tcBorders>
              <w:top w:val="single" w:sz="4" w:space="0" w:color="000000"/>
              <w:left w:val="single" w:sz="4" w:space="0" w:color="000000"/>
              <w:bottom w:val="single" w:sz="4" w:space="0" w:color="000000"/>
              <w:right w:val="single" w:sz="4" w:space="0" w:color="000000"/>
            </w:tcBorders>
            <w:shd w:val="clear" w:color="auto" w:fill="00B050"/>
            <w:vAlign w:val="center"/>
          </w:tcPr>
          <w:p w14:paraId="0B2BBAE2" w14:textId="77777777" w:rsidR="001815AC" w:rsidRPr="0057078F" w:rsidRDefault="001815AC" w:rsidP="0057078F">
            <w:pPr>
              <w:widowControl w:val="0"/>
              <w:pBdr>
                <w:top w:val="nil"/>
                <w:left w:val="nil"/>
                <w:bottom w:val="nil"/>
                <w:right w:val="nil"/>
                <w:between w:val="nil"/>
              </w:pBdr>
              <w:spacing w:after="0" w:line="276" w:lineRule="auto"/>
              <w:rPr>
                <w:rFonts w:ascii="Calibri" w:eastAsia="Calibri" w:hAnsi="Calibri" w:cs="Calibri"/>
                <w:b/>
                <w:color w:val="FFFFFF"/>
                <w:sz w:val="24"/>
                <w:szCs w:val="24"/>
              </w:rPr>
            </w:pPr>
          </w:p>
        </w:tc>
        <w:tc>
          <w:tcPr>
            <w:tcW w:w="2880" w:type="dxa"/>
            <w:vMerge/>
            <w:tcBorders>
              <w:top w:val="single" w:sz="4" w:space="0" w:color="000000"/>
              <w:left w:val="single" w:sz="4" w:space="0" w:color="000000"/>
              <w:bottom w:val="single" w:sz="4" w:space="0" w:color="000000"/>
              <w:right w:val="single" w:sz="4" w:space="0" w:color="000000"/>
            </w:tcBorders>
            <w:shd w:val="clear" w:color="auto" w:fill="00B050"/>
            <w:vAlign w:val="center"/>
          </w:tcPr>
          <w:p w14:paraId="27AD26F3" w14:textId="77777777" w:rsidR="001815AC" w:rsidRPr="0057078F" w:rsidRDefault="001815AC" w:rsidP="0057078F">
            <w:pPr>
              <w:widowControl w:val="0"/>
              <w:pBdr>
                <w:top w:val="nil"/>
                <w:left w:val="nil"/>
                <w:bottom w:val="nil"/>
                <w:right w:val="nil"/>
                <w:between w:val="nil"/>
              </w:pBdr>
              <w:spacing w:after="0" w:line="276" w:lineRule="auto"/>
              <w:rPr>
                <w:rFonts w:ascii="Calibri" w:eastAsia="Calibri" w:hAnsi="Calibri" w:cs="Calibri"/>
                <w:b/>
                <w:color w:val="FFFFFF"/>
                <w:sz w:val="24"/>
                <w:szCs w:val="24"/>
              </w:rPr>
            </w:pPr>
          </w:p>
        </w:tc>
      </w:tr>
      <w:tr w:rsidR="001815AC" w:rsidRPr="0057078F" w14:paraId="5613D589"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D65D29"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1  y 2</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C0A69E"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Inversiones en proyectos inmobiliarios por consorcios anónimos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C4C221"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2</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5857D0"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A</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2D88B9"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2A</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E309F5"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Trimestral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01D34B"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Due diligence ampliada, Conoce tu Cliente y verificación de beneficiarios finales</w:t>
            </w:r>
          </w:p>
        </w:tc>
      </w:tr>
      <w:tr w:rsidR="001815AC" w:rsidRPr="0057078F" w14:paraId="4212D6FB"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F3DB2F"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1</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2C81EE"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Alquiler de propiedades para actividades ilícitas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81317F"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2</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54AB27"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A</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36E516"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2A</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F68BD"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Trimestral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61FC24"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Revisión de historial crediticio, Monitoreo de inquilinos, verificación de antecedentes, reporte de actividades sospechosas</w:t>
            </w:r>
          </w:p>
        </w:tc>
      </w:tr>
      <w:tr w:rsidR="001815AC" w:rsidRPr="0057078F" w14:paraId="30D5E6FC"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E3638"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2</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02F6C8"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Compra y venta repetida de propiedades (Flipping)</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C23AD6"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3</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57F80A"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C</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D3585E"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3C</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F20BF3"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Trimestral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C16894"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Monitoreo de transacciones repetidas, Reportes, Análisis de casos</w:t>
            </w:r>
          </w:p>
        </w:tc>
      </w:tr>
      <w:tr w:rsidR="001815AC" w:rsidRPr="0057078F" w14:paraId="2EC82DD4"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0B16A2"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2</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700A75"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Uso de sociedades anónimas para la compra de propiedades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E20E4"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3</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50A45E"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C</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BE864F"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3C</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336E94"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Trimestral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25CA20"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Revisión de historial crediticio, Conoce tu Cliente y verificación de beneficiarios finales</w:t>
            </w:r>
          </w:p>
        </w:tc>
      </w:tr>
      <w:tr w:rsidR="001815AC" w:rsidRPr="0057078F" w14:paraId="265E23AD" w14:textId="77777777" w:rsidTr="0057078F">
        <w:trPr>
          <w:trHeight w:val="729"/>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92EFC3"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2</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4EC33"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Compra de propiedades por ONGs o entidades sin fines de lucro como frente para actividades ilícitas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E62AA2"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3</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FE54FA"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A</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EE9A4"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3A</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2604DA"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Trimestral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951BF3"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Due Diligence ampliada, verificación de operaciones y monitoreo de fondos</w:t>
            </w:r>
          </w:p>
        </w:tc>
      </w:tr>
      <w:tr w:rsidR="001815AC" w:rsidRPr="0057078F" w14:paraId="459752FB"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8B7AFE"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2</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FA1F43"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Compra de propiedades por personas jurídicas en paraísos fiscales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E4800"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6CE8D0"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B</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2C51FA"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519233"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Mensual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629914"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Due Diligence ampliada, Conoce tu Cliente y auditoría interna</w:t>
            </w:r>
          </w:p>
        </w:tc>
      </w:tr>
      <w:tr w:rsidR="001815AC" w:rsidRPr="0057078F" w14:paraId="1033D898"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7424C"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1, 2 y 3</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9732A8"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Falsificación de documentos de propiedad o identificación</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7F10BA"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1842A"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B</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281BDE"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C200F8"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Mensual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AC0476"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Revisión de historial crediticio, verificación documental rigurosa, monitoreo y auditoría</w:t>
            </w:r>
          </w:p>
        </w:tc>
      </w:tr>
      <w:tr w:rsidR="001815AC" w:rsidRPr="0057078F" w14:paraId="62FC9F92"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08FBC3"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lastRenderedPageBreak/>
              <w:t>1 y 3</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AF38B0"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Riesgo por asociaciones con agentes inmobiliarios no regulados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1E9167"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BCF19D"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B</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8DDBAA"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30FB79"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Mensual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2C2E65"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Verificación de agentes, Auditoría interna y Capacitación</w:t>
            </w:r>
          </w:p>
        </w:tc>
      </w:tr>
      <w:tr w:rsidR="001815AC" w:rsidRPr="0057078F" w14:paraId="64FFD8AD"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829DCD"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3</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EC7B50"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Sobrevaloración o subvaloración de propiedades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43B4F4"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81EF72"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C</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CBDD86"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4C</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FE5A37"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Mensual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D79F1C"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Revisión de avalúos, auditoría interna y monitoreo de precios</w:t>
            </w:r>
          </w:p>
        </w:tc>
      </w:tr>
      <w:tr w:rsidR="001815AC" w:rsidRPr="0057078F" w14:paraId="68E3C187"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284714"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1, 2 y 3</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3BA921"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Estructuración o fraccionamiento de transacciones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D408D2"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630BC0"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B</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C685B7"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4B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048377"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Trimestral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344FBC"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Revisión de historial crediticio, M</w:t>
            </w:r>
            <w:r>
              <w:rPr>
                <w:rFonts w:ascii="Calibri" w:eastAsia="Calibri" w:hAnsi="Calibri" w:cs="Calibri"/>
                <w:color w:val="000000"/>
                <w:sz w:val="24"/>
                <w:szCs w:val="24"/>
              </w:rPr>
              <w:t>onitoreo de patrones de transacciones, reportes, Capacitación</w:t>
            </w:r>
          </w:p>
        </w:tc>
      </w:tr>
      <w:tr w:rsidR="001815AC" w:rsidRPr="0057078F" w14:paraId="4F9394FF"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8436E8"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1 y 3</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3B141B"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Uso de testaferros o intermediarios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7F47FE"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5</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F9C299"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B</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AB5402"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5B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27DD5"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Mensual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623B8F"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Revisión de historial crediticio, verificación de identidad, Due Diligence ampliada, auditoría interna</w:t>
            </w:r>
          </w:p>
        </w:tc>
      </w:tr>
      <w:tr w:rsidR="001815AC" w:rsidRPr="0057078F" w14:paraId="396009F5"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7CF61"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3</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6BA6C9"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Compra de propiedades con dinero sin justificación</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EA521A"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5</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5C6446"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B</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7F8713"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5B</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6DE633"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Mensual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252DEE"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Monitoreo de efectivo, Justificación del origen de fondos y auditoría interna</w:t>
            </w:r>
          </w:p>
        </w:tc>
      </w:tr>
      <w:tr w:rsidR="001815AC" w:rsidRPr="0057078F" w14:paraId="1D617454" w14:textId="77777777" w:rsidTr="0057078F">
        <w:trPr>
          <w:trHeight w:val="652"/>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6AD7A4"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2 y 3</w:t>
            </w:r>
          </w:p>
        </w:tc>
        <w:tc>
          <w:tcPr>
            <w:tcW w:w="25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DF8E0A"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Compra de propiedades con fondos ilícitos</w:t>
            </w:r>
          </w:p>
        </w:tc>
        <w:tc>
          <w:tcPr>
            <w:tcW w:w="7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58D8D7"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5</w:t>
            </w:r>
          </w:p>
        </w:tc>
        <w:tc>
          <w:tcPr>
            <w:tcW w:w="8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83ADB1"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A</w:t>
            </w:r>
          </w:p>
        </w:tc>
        <w:tc>
          <w:tcPr>
            <w:tcW w:w="8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AB13D3"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5A</w:t>
            </w:r>
          </w:p>
        </w:tc>
        <w:tc>
          <w:tcPr>
            <w:tcW w:w="10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246C27" w14:textId="77777777" w:rsidR="001815AC" w:rsidRPr="0057078F" w:rsidRDefault="00000000" w:rsidP="0057078F">
            <w:pPr>
              <w:spacing w:after="0" w:line="276" w:lineRule="auto"/>
              <w:jc w:val="center"/>
              <w:rPr>
                <w:rFonts w:ascii="Calibri" w:eastAsia="Calibri" w:hAnsi="Calibri" w:cs="Calibri"/>
                <w:color w:val="000000"/>
                <w:sz w:val="24"/>
                <w:szCs w:val="24"/>
              </w:rPr>
            </w:pPr>
            <w:r>
              <w:rPr>
                <w:rFonts w:ascii="Calibri" w:eastAsia="Calibri" w:hAnsi="Calibri" w:cs="Calibri"/>
                <w:color w:val="000000"/>
                <w:sz w:val="24"/>
                <w:szCs w:val="24"/>
              </w:rPr>
              <w:t>Mensual</w:t>
            </w:r>
          </w:p>
        </w:tc>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560097" w14:textId="77777777" w:rsidR="001815AC" w:rsidRPr="0057078F" w:rsidRDefault="00000000" w:rsidP="0057078F">
            <w:pPr>
              <w:spacing w:after="0" w:line="276" w:lineRule="auto"/>
              <w:jc w:val="both"/>
              <w:rPr>
                <w:rFonts w:ascii="Calibri" w:eastAsia="Calibri" w:hAnsi="Calibri" w:cs="Calibri"/>
                <w:color w:val="000000"/>
                <w:sz w:val="24"/>
                <w:szCs w:val="24"/>
              </w:rPr>
            </w:pPr>
            <w:r>
              <w:rPr>
                <w:rFonts w:ascii="Calibri" w:eastAsia="Calibri" w:hAnsi="Calibri" w:cs="Calibri"/>
                <w:color w:val="000000"/>
                <w:sz w:val="24"/>
                <w:szCs w:val="24"/>
              </w:rPr>
              <w:t>Conoce tu cliente, monitoreo de transacciones, ROS y Capacitación</w:t>
            </w:r>
          </w:p>
        </w:tc>
      </w:tr>
    </w:tbl>
    <w:p w14:paraId="466023ED" w14:textId="77777777" w:rsidR="001815AC" w:rsidRPr="0057078F" w:rsidRDefault="001815AC" w:rsidP="0057078F">
      <w:pPr>
        <w:spacing w:line="276" w:lineRule="auto"/>
        <w:jc w:val="both"/>
        <w:rPr>
          <w:rFonts w:ascii="Calibri" w:eastAsia="Calibri" w:hAnsi="Calibri" w:cs="Calibri"/>
          <w:sz w:val="24"/>
          <w:szCs w:val="24"/>
        </w:rPr>
      </w:pPr>
    </w:p>
    <w:p w14:paraId="714F0FD7" w14:textId="77777777" w:rsidR="001815AC" w:rsidRPr="0057078F" w:rsidRDefault="00000000" w:rsidP="0057078F">
      <w:pPr>
        <w:pStyle w:val="Heading1"/>
        <w:spacing w:line="276" w:lineRule="auto"/>
        <w:rPr>
          <w:rFonts w:cs="Calibri"/>
        </w:rPr>
      </w:pPr>
      <w:bookmarkStart w:id="1597" w:name="_Toc176997920"/>
      <w:r>
        <w:rPr>
          <w:rFonts w:cs="Calibri"/>
        </w:rPr>
        <w:t>POLÍTICA DE CONFIDENCIALIDAD</w:t>
      </w:r>
      <w:bookmarkEnd w:id="1597"/>
    </w:p>
    <w:p w14:paraId="011F95A8" w14:textId="232A09EA"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598" w:name="_heading=h.28h4qwu" w:colFirst="0" w:colLast="0"/>
      <w:bookmarkEnd w:id="1598"/>
      <w:r>
        <w:rPr>
          <w:rFonts w:ascii="Calibri" w:eastAsia="Calibri" w:hAnsi="Calibri" w:cs="Calibri"/>
          <w:color w:val="1A1A1A"/>
          <w:sz w:val="24"/>
          <w:szCs w:val="24"/>
        </w:rPr>
        <w:t xml:space="preserve">La información obtenida en la ejecución de los procedimientos y prácticas que conforman el </w:t>
      </w:r>
      <w:r>
        <w:rPr>
          <w:rFonts w:ascii="Calibri" w:eastAsia="Calibri" w:hAnsi="Calibri" w:cs="Calibri"/>
          <w:color w:val="1A1A1A"/>
          <w:sz w:val="24"/>
          <w:szCs w:val="24"/>
        </w:rPr>
        <w:t xml:space="preserve">Manual de cumplimiento del </w:t>
      </w:r>
      <w:r>
        <w:rPr>
          <w:rFonts w:ascii="Calibri" w:eastAsia="Calibri" w:hAnsi="Calibri" w:cs="Calibri"/>
          <w:color w:val="1A1A1A"/>
          <w:sz w:val="24"/>
          <w:szCs w:val="24"/>
        </w:rPr>
        <w:t xml:space="preserve">Sistema Integral de Prevención contra el LDA/FT/FPADM es confidencial, lo cual significa que ésta sólo podrá darse a conocer a las autoridades competentes, previo requerimiento. </w:t>
      </w:r>
    </w:p>
    <w:p w14:paraId="33BD0CBF"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69ED67F" w14:textId="2D7E438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Por lo tanto, todos los empleados que tienen responsabilidades asignadas por el presente Manua</w:t>
      </w:r>
      <w:r>
        <w:rPr>
          <w:rFonts w:ascii="Calibri" w:eastAsia="Calibri" w:hAnsi="Calibri" w:cs="Calibri"/>
          <w:color w:val="1A1A1A"/>
          <w:sz w:val="24"/>
          <w:szCs w:val="24"/>
        </w:rPr>
        <w:t xml:space="preserve"> de cumplimiento </w:t>
      </w:r>
      <w:r>
        <w:rPr>
          <w:rFonts w:ascii="Calibri" w:eastAsia="Calibri" w:hAnsi="Calibri" w:cs="Calibri"/>
          <w:color w:val="1A1A1A"/>
          <w:sz w:val="24"/>
          <w:szCs w:val="24"/>
        </w:rPr>
        <w:t>y los procedimientos que de él se deriven, están en la obligación de custodiar y limitar el uso de esta a los fines estrictamente establecidos.</w:t>
      </w:r>
    </w:p>
    <w:p w14:paraId="4697CD0C"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8A20DAA"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Dado a la naturaleza de la información que se maneja en, se debe considerar la sensibilidad de los datos que residen en los sistemas de información para el debido control y acceso; la pérdida o mal uso de esta información puede resultar en una variedad de daños, tales como pérdida de confidencialidad e incumplimiento de regulaciones y leyes aplicables a la empresa.</w:t>
      </w:r>
    </w:p>
    <w:p w14:paraId="0BF31777" w14:textId="77777777" w:rsidR="001815AC" w:rsidRPr="0057078F" w:rsidRDefault="00000000" w:rsidP="0057078F">
      <w:pPr>
        <w:pStyle w:val="Heading1"/>
        <w:spacing w:line="276" w:lineRule="auto"/>
        <w:rPr>
          <w:rFonts w:cs="Calibri"/>
        </w:rPr>
      </w:pPr>
      <w:bookmarkStart w:id="1602" w:name="_Toc176997921"/>
      <w:r>
        <w:rPr>
          <w:rFonts w:cs="Calibri"/>
        </w:rPr>
        <w:t>POLITICAS PARA ARCHIVO Y CONSERVACIÓN DE DOCUMENTOS</w:t>
      </w:r>
      <w:bookmarkEnd w:id="1602"/>
    </w:p>
    <w:p w14:paraId="07D7E881" w14:textId="0F5C309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03" w:name="_heading=h.37m2jsg" w:colFirst="0" w:colLast="0"/>
      <w:bookmarkEnd w:id="1603"/>
      <w:r>
        <w:rPr>
          <w:rFonts w:ascii="Calibri" w:eastAsia="Calibri" w:hAnsi="Calibri" w:cs="Calibri"/>
          <w:color w:val="1A1A1A"/>
          <w:sz w:val="24"/>
          <w:szCs w:val="24"/>
        </w:rPr>
        <w:t>De acuerdo con la disposición establecida en la Ley contra el Lavado de Dinero y Activos</w:t>
      </w:r>
      <w:r>
        <w:rPr>
          <w:rFonts w:ascii="Calibri" w:eastAsia="Calibri" w:hAnsi="Calibri" w:cs="Calibri"/>
          <w:color w:val="1A1A1A"/>
          <w:sz w:val="24"/>
          <w:szCs w:val="24"/>
        </w:rPr>
        <w:t>;</w:t>
      </w:r>
      <w:r>
        <w:rPr>
          <w:rFonts w:ascii="Calibri" w:eastAsia="Calibri" w:hAnsi="Calibri" w:cs="Calibri"/>
          <w:color w:val="1A1A1A"/>
          <w:sz w:val="24"/>
          <w:szCs w:val="24"/>
        </w:rPr>
        <w:t xml:space="preserve"> y su Reglamento</w:t>
      </w:r>
      <w:r>
        <w:rPr>
          <w:rFonts w:ascii="Calibri" w:eastAsia="Calibri" w:hAnsi="Calibri" w:cs="Calibri"/>
          <w:color w:val="1A1A1A"/>
          <w:sz w:val="24"/>
          <w:szCs w:val="24"/>
        </w:rPr>
        <w:t>, se resguardarán los documentos del cliente en un expediente único, por un período de</w:t>
      </w:r>
      <w:r>
        <w:rPr>
          <w:rFonts w:ascii="Calibri" w:eastAsia="Calibri" w:hAnsi="Calibri" w:cs="Calibri"/>
          <w:color w:val="1A1A1A"/>
          <w:sz w:val="24"/>
          <w:szCs w:val="24"/>
        </w:rPr>
        <w:t xml:space="preserve">, al menos, </w:t>
      </w:r>
      <w:r>
        <w:rPr>
          <w:rFonts w:ascii="Calibri" w:eastAsia="Calibri" w:hAnsi="Calibri" w:cs="Calibri"/>
          <w:color w:val="1A1A1A"/>
          <w:sz w:val="24"/>
          <w:szCs w:val="24"/>
        </w:rPr>
        <w:t>quince</w:t>
      </w:r>
      <w:r>
        <w:rPr>
          <w:rFonts w:ascii="Calibri" w:eastAsia="Calibri" w:hAnsi="Calibri" w:cs="Calibri"/>
          <w:color w:val="1A1A1A"/>
          <w:sz w:val="24"/>
          <w:szCs w:val="24"/>
        </w:rPr>
        <w:t xml:space="preserve"> (</w:t>
      </w:r>
      <w:r>
        <w:rPr>
          <w:rFonts w:ascii="Calibri" w:eastAsia="Calibri" w:hAnsi="Calibri" w:cs="Calibri"/>
          <w:color w:val="1A1A1A"/>
          <w:sz w:val="24"/>
          <w:szCs w:val="24"/>
        </w:rPr>
        <w:t>1</w:t>
      </w:r>
      <w:r>
        <w:rPr>
          <w:rFonts w:ascii="Calibri" w:eastAsia="Calibri" w:hAnsi="Calibri" w:cs="Calibri"/>
          <w:color w:val="1A1A1A"/>
          <w:sz w:val="24"/>
          <w:szCs w:val="24"/>
        </w:rPr>
        <w:t>5</w:t>
      </w:r>
      <w:r>
        <w:rPr>
          <w:rFonts w:ascii="Calibri" w:eastAsia="Calibri" w:hAnsi="Calibri" w:cs="Calibri"/>
          <w:color w:val="1A1A1A"/>
          <w:sz w:val="24"/>
          <w:szCs w:val="24"/>
        </w:rPr>
        <w:t>)</w:t>
      </w:r>
      <w:r>
        <w:rPr>
          <w:rFonts w:ascii="Calibri" w:eastAsia="Calibri" w:hAnsi="Calibri" w:cs="Calibri"/>
          <w:color w:val="1A1A1A"/>
          <w:sz w:val="24"/>
          <w:szCs w:val="24"/>
        </w:rPr>
        <w:t xml:space="preserve"> años. Dicho expediente único estará conformado con la documentación detallada por la Política Conozca su Cliente.</w:t>
      </w:r>
    </w:p>
    <w:p w14:paraId="00FF602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60186FFD"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seguridad para los depósitos de Archivo comprende lo referente a su accesibilidad para evitar adulteraciones o robos y la seguridad física de la documentación. </w:t>
      </w:r>
    </w:p>
    <w:p w14:paraId="1C87457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48D231E" w14:textId="506F100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Mantener por un período no menor de </w:t>
      </w:r>
      <w:r>
        <w:rPr>
          <w:rFonts w:ascii="Calibri" w:eastAsia="Calibri" w:hAnsi="Calibri" w:cs="Calibri"/>
          <w:color w:val="1A1A1A"/>
          <w:sz w:val="24"/>
          <w:szCs w:val="24"/>
        </w:rPr>
        <w:t>quince</w:t>
      </w:r>
      <w:r>
        <w:rPr>
          <w:rFonts w:ascii="Calibri" w:eastAsia="Calibri" w:hAnsi="Calibri" w:cs="Calibri"/>
          <w:color w:val="1A1A1A"/>
          <w:sz w:val="24"/>
          <w:szCs w:val="24"/>
        </w:rPr>
        <w:t xml:space="preserve"> (</w:t>
      </w:r>
      <w:r>
        <w:rPr>
          <w:rFonts w:ascii="Calibri" w:eastAsia="Calibri" w:hAnsi="Calibri" w:cs="Calibri"/>
          <w:color w:val="1A1A1A"/>
          <w:sz w:val="24"/>
          <w:szCs w:val="24"/>
        </w:rPr>
        <w:t>1</w:t>
      </w:r>
      <w:r>
        <w:rPr>
          <w:rFonts w:ascii="Calibri" w:eastAsia="Calibri" w:hAnsi="Calibri" w:cs="Calibri"/>
          <w:color w:val="1A1A1A"/>
          <w:sz w:val="24"/>
          <w:szCs w:val="24"/>
        </w:rPr>
        <w:t xml:space="preserve">5) </w:t>
      </w:r>
      <w:r>
        <w:rPr>
          <w:rFonts w:ascii="Calibri" w:eastAsia="Calibri" w:hAnsi="Calibri" w:cs="Calibri"/>
          <w:color w:val="1A1A1A"/>
          <w:sz w:val="24"/>
          <w:szCs w:val="24"/>
        </w:rPr>
        <w:t>años a través de medios impresos, digitales o electrónicos, toda la documentación que amparan las operaciones o transacciones realizadas con los clientes; dichos registros con la finalidad de poder coadyuvar a construir cada operación o transacción, y para efectos de proporcionar pruebas de conductas delictivas cuando así aplique.</w:t>
      </w:r>
    </w:p>
    <w:p w14:paraId="575E92F6"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A134861" w14:textId="3D62415C"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 xml:space="preserve">En caso de que en algún momento Propi, a través del Oficial de Cumplimiento, decida realizar la Destrucción de Registros del archivo electrónico, el Oficial de Cumplimiento a cargo deberá </w:t>
      </w:r>
      <w:r>
        <w:rPr>
          <w:rFonts w:ascii="Calibri" w:eastAsia="Calibri" w:hAnsi="Calibri" w:cs="Calibri"/>
          <w:color w:val="1A1A1A"/>
          <w:sz w:val="24"/>
          <w:szCs w:val="24"/>
          <w:lang w:val="es-ES"/>
        </w:rPr>
        <w:t>realizar</w:t>
      </w:r>
      <w:r>
        <w:rPr>
          <w:rFonts w:ascii="Calibri" w:eastAsia="Calibri" w:hAnsi="Calibri" w:cs="Calibri"/>
          <w:color w:val="1A1A1A"/>
          <w:sz w:val="24"/>
          <w:szCs w:val="24"/>
          <w:lang w:val="es-ES"/>
        </w:rPr>
        <w:t xml:space="preserve"> un informe dirigido a la Intendencia de Verificación especial con, por lo menos, dos (2) meses de anticipación a la fecha en </w:t>
      </w:r>
      <w:r>
        <w:rPr>
          <w:rFonts w:ascii="Calibri" w:eastAsia="Calibri" w:hAnsi="Calibri" w:cs="Calibri"/>
          <w:color w:val="1A1A1A"/>
          <w:sz w:val="24"/>
          <w:szCs w:val="24"/>
          <w:lang w:val="es-ES"/>
        </w:rPr>
        <w:t xml:space="preserve">que se contempla </w:t>
      </w:r>
      <w:r>
        <w:rPr>
          <w:rFonts w:ascii="Calibri" w:eastAsia="Calibri" w:hAnsi="Calibri" w:cs="Calibri"/>
          <w:color w:val="1A1A1A"/>
          <w:sz w:val="24"/>
          <w:szCs w:val="24"/>
          <w:lang w:val="es-ES"/>
        </w:rPr>
        <w:t>realizar</w:t>
      </w:r>
      <w:r>
        <w:rPr>
          <w:rFonts w:ascii="Calibri" w:eastAsia="Calibri" w:hAnsi="Calibri" w:cs="Calibri"/>
          <w:color w:val="1A1A1A"/>
          <w:sz w:val="24"/>
          <w:szCs w:val="24"/>
          <w:lang w:val="es-ES"/>
        </w:rPr>
        <w:t xml:space="preserve"> la Destrucción de Registros para que esta pueda tomar las medidas que considere necesarias. Este informe deberá contener, como mínimo, la siguiente información: </w:t>
      </w:r>
    </w:p>
    <w:p w14:paraId="40CC720D"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7E403B21" w14:textId="77777777" w:rsidR="0057078F" w:rsidRPr="0057078F" w:rsidRDefault="0057078F" w:rsidP="0057078F">
      <w:pPr>
        <w:pStyle w:val="ListParagraph"/>
        <w:numPr>
          <w:ilvl w:val="3"/>
          <w:numId w:val="30"/>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bookmarkStart w:id="1636" w:name="_Hlk176993378"/>
      <w:r>
        <w:rPr>
          <w:rFonts w:ascii="Calibri" w:eastAsia="Calibri" w:hAnsi="Calibri" w:cs="Calibri"/>
          <w:color w:val="1A1A1A"/>
          <w:sz w:val="24"/>
          <w:szCs w:val="24"/>
          <w:lang w:val="es-ES"/>
        </w:rPr>
        <w:t>Nombre completo o razón social del cliente cuyo Registro será descartado.</w:t>
      </w:r>
    </w:p>
    <w:p w14:paraId="01295C1A" w14:textId="77777777" w:rsidR="0057078F" w:rsidRPr="0057078F" w:rsidRDefault="0057078F" w:rsidP="0057078F">
      <w:pPr>
        <w:pStyle w:val="ListParagraph"/>
        <w:numPr>
          <w:ilvl w:val="3"/>
          <w:numId w:val="30"/>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Motivo por el que se realizará la destrucción.</w:t>
      </w:r>
    </w:p>
    <w:p w14:paraId="2ABEEF58" w14:textId="77777777" w:rsidR="0057078F" w:rsidRPr="0057078F" w:rsidRDefault="0057078F" w:rsidP="0057078F">
      <w:pPr>
        <w:pStyle w:val="ListParagraph"/>
        <w:numPr>
          <w:ilvl w:val="3"/>
          <w:numId w:val="30"/>
        </w:num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r>
        <w:rPr>
          <w:rFonts w:ascii="Calibri" w:eastAsia="Calibri" w:hAnsi="Calibri" w:cs="Calibri"/>
          <w:color w:val="1A1A1A"/>
          <w:sz w:val="24"/>
          <w:szCs w:val="24"/>
          <w:lang w:val="es-ES"/>
        </w:rPr>
        <w:t>Fecha prevista de la destrucción del registro.</w:t>
      </w:r>
    </w:p>
    <w:bookmarkEnd w:id="1636"/>
    <w:p w14:paraId="3AA1B485"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lang w:val="es-ES"/>
        </w:rPr>
      </w:pPr>
    </w:p>
    <w:p w14:paraId="4DE808E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588EB8C"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La información sobre el cliente y las transacciones deberá estar disponible cuando lo requieran las autoridades competentes en debida forma.</w:t>
      </w:r>
    </w:p>
    <w:p w14:paraId="00C135CD" w14:textId="77777777" w:rsidR="001815AC" w:rsidRPr="0057078F" w:rsidRDefault="00000000" w:rsidP="0057078F">
      <w:pPr>
        <w:pStyle w:val="Heading1"/>
        <w:spacing w:line="276" w:lineRule="auto"/>
        <w:rPr>
          <w:rFonts w:cs="Calibri"/>
        </w:rPr>
      </w:pPr>
      <w:bookmarkStart w:id="1645" w:name="_Toc176997922"/>
      <w:r>
        <w:rPr>
          <w:rFonts w:cs="Calibri"/>
        </w:rPr>
        <w:t>POLITICAS PARA LA CAPACITACIÓN</w:t>
      </w:r>
      <w:bookmarkEnd w:id="1645"/>
      <w:r>
        <w:rPr>
          <w:rFonts w:cs="Calibri"/>
        </w:rPr>
        <w:t xml:space="preserve"> </w:t>
      </w:r>
    </w:p>
    <w:p w14:paraId="0F39A815"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47" w:name="_heading=h.o808db21l6u" w:colFirst="0" w:colLast="0"/>
      <w:bookmarkEnd w:id="1647"/>
      <w:r>
        <w:rPr>
          <w:rFonts w:ascii="Calibri" w:eastAsia="Calibri" w:hAnsi="Calibri" w:cs="Calibri"/>
          <w:color w:val="1A1A1A"/>
          <w:sz w:val="24"/>
          <w:szCs w:val="24"/>
        </w:rPr>
        <w:t>La capacitación constituye uno de los elementos fundamentales del Sistema Integral de Prevención Contra el LDA/FT/FPADM, pues es necesario crear y fomentar una cultura prevención en todo el personal. Por lo cual se establecen las siguientes políticas.</w:t>
      </w:r>
    </w:p>
    <w:p w14:paraId="4C1EE4C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1F1E05C" w14:textId="14E9F21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Cada año,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deberá diseñar y someter a aprobación del Secretario Junta Directiva Único un Plan de Capacitación Anual para todo el personal contratado directamente o subcontratado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en el cual se debe incluir toda la temática de prevención y control de los riesgos de LDA/FT/FPADM, que sirva de apoyo a los empleados y subcontratados   para identificar situaciones irregulares o sospechosas en el manejo de las operaciones. </w:t>
      </w:r>
    </w:p>
    <w:p w14:paraId="2738E74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D0D5350" w14:textId="77777777" w:rsidR="001815AC" w:rsidRPr="0057078F" w:rsidRDefault="00000000" w:rsidP="0057078F">
      <w:pPr>
        <w:numPr>
          <w:ilvl w:val="0"/>
          <w:numId w:val="15"/>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CAPACITACIÓN ANUAL</w:t>
      </w:r>
    </w:p>
    <w:p w14:paraId="13421552"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El contenido de la capacitación debe de cubrir, entre otros, los siguientes temas fundamentales, enfocando los mismos dependiendo de las características del grupo objetivo de la misma:</w:t>
      </w:r>
    </w:p>
    <w:p w14:paraId="6938A036"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C672503"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Sensibilización en la cultura corporativa a la prevención de LDA/FT/FPADM;</w:t>
      </w:r>
    </w:p>
    <w:p w14:paraId="5C03C56C"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Normas legales y conceptos fundamentales de LDA/FT/FPADM,</w:t>
      </w:r>
    </w:p>
    <w:p w14:paraId="17B99834"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Estructura organizacional y de control del sujeto obligado para la prevención de LDA/FT/FPADM,</w:t>
      </w:r>
    </w:p>
    <w:p w14:paraId="4610BFCF"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Conocimiento de los clientes, contrapartes y del mercado;</w:t>
      </w:r>
    </w:p>
    <w:p w14:paraId="0B9B3587"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Aplicación</w:t>
        <w:tab/>
        <w:t>de</w:t>
        <w:tab/>
        <w:t>las</w:t>
        <w:tab/>
        <w:t>políticas</w:t>
        <w:tab/>
        <w:t>y</w:t>
        <w:tab/>
        <w:t>procedimientos para</w:t>
        <w:tab/>
        <w:t>la prevención del LDA/FT/FPADM;</w:t>
      </w:r>
    </w:p>
    <w:p w14:paraId="5C6140E7"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Conocimiento de señales de alerta de LDA/FT/FPADM;</w:t>
      </w:r>
    </w:p>
    <w:p w14:paraId="1A03B4FD"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Detección de operaciones inusuales y reporte de operaciones sospechosas;</w:t>
      </w:r>
    </w:p>
    <w:p w14:paraId="1B4303F0"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Administración de la información, y</w:t>
      </w:r>
    </w:p>
    <w:p w14:paraId="74FAC03D" w14:textId="77777777" w:rsidR="001815AC" w:rsidRPr="0057078F" w:rsidRDefault="00000000" w:rsidP="0057078F">
      <w:pPr>
        <w:numPr>
          <w:ilvl w:val="0"/>
          <w:numId w:val="24"/>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Conocimiento del empleado.</w:t>
      </w:r>
    </w:p>
    <w:p w14:paraId="52ADCAE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704D4180" w14:textId="63998664"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capacitación al personal contratado y subcontratado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podrá realizarse de forma externa, asistiendo a eventos formativos o contratando facilitadores expertos en la materia, ya </w:t>
        <w:lastRenderedPageBreak/>
        <w:t xml:space="preserve">sea que esta se lleve a cabo de forma presencial o virtual. También podrá realizarse de forma interna brindándola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En todo caso, se buscará recibir formación de calidad, con contenidos actualizados y con la finalidad de que el personal obtenga los conocimientos necesarios para prevenir el LDA/FT/FPADM en </w:t>
      </w:r>
      <w:r>
        <w:rPr>
          <w:rFonts w:ascii="Calibri" w:eastAsia="Calibri" w:hAnsi="Calibri" w:cs="Calibri"/>
          <w:b/>
          <w:color w:val="1A1A1A"/>
          <w:sz w:val="24"/>
          <w:szCs w:val="24"/>
        </w:rPr>
        <w:t>Propi</w:t>
      </w:r>
      <w:r>
        <w:rPr>
          <w:rFonts w:ascii="Calibri" w:eastAsia="Calibri" w:hAnsi="Calibri" w:cs="Calibri"/>
          <w:color w:val="1A1A1A"/>
          <w:sz w:val="24"/>
          <w:szCs w:val="24"/>
        </w:rPr>
        <w:t>.</w:t>
      </w:r>
    </w:p>
    <w:p w14:paraId="2BA89B5E"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ED6BFF0"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Toda capacitación facilitada al personal deberá de quedar documentada en un expediente, ya sea este de manera física o digital que incluya el material compartido, los Diplomas de participación o las listas de participación del personal debidamente firmadas “LISTA DE ASISTENCIA DE CAPACITACIÓN” (Anexo V). Las listas de asistencia deberán contener: lugar y fecha del evento, nombre y firma del facilitador, nombre de la capacitación, nombre del empleado, cargo y firma.</w:t>
      </w:r>
    </w:p>
    <w:p w14:paraId="6F8E3E5D"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EFB705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Luego de concluir con su proceso de capacitación anual el personal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deberá someterse a una prueba de conocimientos que se realizará de manera electrónica. Del resultado de esta deberá de guardarse respaldo físico y digital.</w:t>
      </w:r>
    </w:p>
    <w:p w14:paraId="4F12A648"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981F3B9" w14:textId="77777777" w:rsidR="001815AC" w:rsidRPr="0057078F" w:rsidRDefault="00000000" w:rsidP="0057078F">
      <w:pPr>
        <w:numPr>
          <w:ilvl w:val="0"/>
          <w:numId w:val="15"/>
        </w:numPr>
        <w:pBdr>
          <w:top w:val="nil"/>
          <w:left w:val="nil"/>
          <w:bottom w:val="nil"/>
          <w:right w:val="nil"/>
          <w:between w:val="nil"/>
        </w:pBdr>
        <w:spacing w:after="0" w:line="276" w:lineRule="auto"/>
        <w:jc w:val="both"/>
        <w:rPr>
          <w:rFonts w:ascii="Calibri" w:eastAsia="Calibri" w:hAnsi="Calibri" w:cs="Calibri"/>
          <w:b/>
          <w:color w:val="1A1A1A"/>
          <w:sz w:val="24"/>
          <w:szCs w:val="24"/>
        </w:rPr>
      </w:pPr>
      <w:r>
        <w:rPr>
          <w:rFonts w:ascii="Calibri" w:eastAsia="Calibri" w:hAnsi="Calibri" w:cs="Calibri"/>
          <w:b/>
          <w:color w:val="1A1A1A"/>
          <w:sz w:val="24"/>
          <w:szCs w:val="24"/>
        </w:rPr>
        <w:t xml:space="preserve">INDUCCIÓN </w:t>
      </w:r>
    </w:p>
    <w:p w14:paraId="296FB256" w14:textId="1E5795AC"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Todo el personal de nuevo ingreso, contraído o subcontratado, deberá recibir la inducción sobre prevención de Lavado de Activos y Financiamiento al Terrorismo durante los 30 días posteriores a su ingreso. El área de recursos humanos o su equivalente, en coordinación con 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son los encargados de programar la inducción a los empleados y personal subcontratado. </w:t>
      </w:r>
    </w:p>
    <w:p w14:paraId="3D195493"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0FCE623F"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En el proceso de inducción al personal de nuevo ingreso, se debe cumplir con los siguientes aspectos:</w:t>
      </w:r>
    </w:p>
    <w:p w14:paraId="7B9BD25D" w14:textId="77777777" w:rsidR="001815AC" w:rsidRPr="0057078F" w:rsidRDefault="00000000" w:rsidP="0057078F">
      <w:pPr>
        <w:numPr>
          <w:ilvl w:val="0"/>
          <w:numId w:val="25"/>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Presentación de generalidades y consecuencias de los delitos de LDA/FT/FPADM y sensibilización de la cultura de prevención de estos.</w:t>
      </w:r>
    </w:p>
    <w:p w14:paraId="23E244EE" w14:textId="77777777" w:rsidR="001815AC" w:rsidRPr="0057078F" w:rsidRDefault="00000000" w:rsidP="0057078F">
      <w:pPr>
        <w:numPr>
          <w:ilvl w:val="0"/>
          <w:numId w:val="25"/>
        </w:num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Conocimiento de las políticas y procedimientos para la prevención, control, detección de operaciones inusuales.</w:t>
      </w:r>
    </w:p>
    <w:p w14:paraId="3A7B1DC7"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2032216E"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Para facilitar la capacitación, se podrán utilizar los diversos recursos visuales, audiovisuales, electrónicos, etc., que se tengan al alcance. </w:t>
      </w:r>
    </w:p>
    <w:p w14:paraId="12452698"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E392D09"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Toda capacitación facilitada al personal de nuevo ingreso deberá de quedar documentada en un expediente, ya sea este de manera física o digital que incluya el material compartido, los Diplomas de participación o las listas de participación del personal debidamente firmadas “LISTA DE ASISTENCIA DE CAPACITACIÓN” (Anexo V). Las listas de asistencia deberán contener: lugar y fecha del evento, nombre y firma del facilitador, nombre de la capacitación, nombre del empleado, cargo y firma.</w:t>
      </w:r>
    </w:p>
    <w:p w14:paraId="046DAC27"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2819553"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Luego de finalizado el proceso de inducción el nuevo personal deberá someterse a una prueba de conocimientos, de las políticas y procedimientos para la prevención, control, detección de operaciones inusuales. Del resultado de esta deberá de guardarse respaldo físico y digital.</w:t>
      </w:r>
    </w:p>
    <w:p w14:paraId="304A6FF0" w14:textId="77777777" w:rsidR="001815AC" w:rsidRPr="0057078F" w:rsidRDefault="00000000" w:rsidP="0057078F">
      <w:pPr>
        <w:pStyle w:val="Heading1"/>
        <w:spacing w:line="276" w:lineRule="auto"/>
        <w:rPr>
          <w:rFonts w:cs="Calibri"/>
        </w:rPr>
      </w:pPr>
      <w:bookmarkStart w:id="1657" w:name="_Toc176997923"/>
      <w:r>
        <w:rPr>
          <w:rFonts w:cs="Calibri"/>
        </w:rPr>
        <w:t>ÓRGANOS DE CONTROL</w:t>
      </w:r>
      <w:bookmarkEnd w:id="1657"/>
    </w:p>
    <w:p w14:paraId="32B51B69" w14:textId="77777777" w:rsidR="001815AC" w:rsidRPr="0057078F" w:rsidRDefault="00000000" w:rsidP="0057078F">
      <w:pPr>
        <w:pStyle w:val="Heading2"/>
        <w:numPr>
          <w:ilvl w:val="1"/>
          <w:numId w:val="16"/>
        </w:numPr>
        <w:spacing w:line="276" w:lineRule="auto"/>
        <w:rPr>
          <w:rFonts w:cs="Calibri"/>
        </w:rPr>
      </w:pPr>
      <w:bookmarkStart w:id="1658" w:name="_Toc176997924"/>
      <w:r>
        <w:rPr>
          <w:rFonts w:cs="Calibri"/>
        </w:rPr>
        <w:t>AUDITORÍA INTERNA</w:t>
      </w:r>
      <w:bookmarkEnd w:id="1658"/>
    </w:p>
    <w:p w14:paraId="1BC2023B" w14:textId="74DE1756" w:rsidR="0057078F"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La auditoría interna, o quien ejecute funciones similares dentro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deberá elaborar y ejecutar de forma anual, un programa de revisión interna al programa de Prevención del LD/FT/FPADM, en la cual se evaluará, el cumplimiento y efectividad de la ejecución de las políticas y procedimientos establecidos en el presente manual y la regulación vigente. </w:t>
      </w:r>
    </w:p>
    <w:p w14:paraId="5C3E6FF1" w14:textId="12DB83C7" w:rsidR="001815AC" w:rsidRPr="0057078F" w:rsidRDefault="00000000" w:rsidP="0057078F">
      <w:pPr>
        <w:pBdr>
          <w:top w:val="nil"/>
          <w:left w:val="nil"/>
          <w:bottom w:val="nil"/>
          <w:right w:val="nil"/>
          <w:between w:val="nil"/>
        </w:pBdr>
        <w:spacing w:line="276" w:lineRule="auto"/>
        <w:jc w:val="both"/>
        <w:rPr>
          <w:rFonts w:ascii="Calibri" w:eastAsia="Calibri" w:hAnsi="Calibri" w:cs="Calibri"/>
          <w:color w:val="1A1A1A"/>
          <w:sz w:val="24"/>
          <w:szCs w:val="24"/>
        </w:rPr>
      </w:pPr>
      <w:bookmarkStart w:id="1662" w:name="_heading=h.1opuj5n" w:colFirst="0" w:colLast="0"/>
      <w:bookmarkEnd w:id="1662"/>
      <w:r>
        <w:rPr>
          <w:rFonts w:ascii="Calibri" w:eastAsia="Calibri" w:hAnsi="Calibri" w:cs="Calibri"/>
          <w:color w:val="1A1A1A"/>
          <w:sz w:val="24"/>
          <w:szCs w:val="24"/>
        </w:rPr>
        <w:t xml:space="preserve">Se deberá emitir opinión respecto de la idoneidad y el funcionamiento de las políticas y procedimientos adoptados para prevenir los delitos de LD/FT/FPADM indicando las deficiencias u omisiones materialmente significativas, las recomendaciones impartidas para superarlas y las medidas correctivas adoptadas. El resultado de la revisión deberá comunicarse </w:t>
      </w:r>
      <w:r>
        <w:rPr>
          <w:rFonts w:ascii="Calibri" w:eastAsia="Calibri" w:hAnsi="Calibri" w:cs="Calibri"/>
          <w:color w:val="1A1A1A"/>
          <w:sz w:val="24"/>
          <w:szCs w:val="24"/>
        </w:rPr>
        <w:t xml:space="preserve">al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para su debido seguimiento.</w:t>
      </w:r>
    </w:p>
    <w:p w14:paraId="6259606B" w14:textId="77777777" w:rsidR="001815AC" w:rsidRPr="0057078F" w:rsidRDefault="00000000" w:rsidP="0057078F">
      <w:pPr>
        <w:pStyle w:val="Heading2"/>
        <w:numPr>
          <w:ilvl w:val="1"/>
          <w:numId w:val="16"/>
        </w:numPr>
        <w:spacing w:line="276" w:lineRule="auto"/>
        <w:rPr>
          <w:rFonts w:cs="Calibri"/>
        </w:rPr>
      </w:pPr>
      <w:bookmarkStart w:id="1667" w:name="_Toc176997925"/>
      <w:r>
        <w:rPr>
          <w:rFonts w:cs="Calibri"/>
        </w:rPr>
        <w:t>AUDITORIA EXTERNA</w:t>
      </w:r>
      <w:bookmarkEnd w:id="1667"/>
    </w:p>
    <w:p w14:paraId="19D4C9FB" w14:textId="4F63F037" w:rsidR="001815AC" w:rsidRPr="0057078F" w:rsidRDefault="0057078F" w:rsidP="0057078F">
      <w:pPr>
        <w:spacing w:before="4" w:line="276" w:lineRule="auto"/>
        <w:ind w:right="140"/>
        <w:jc w:val="both"/>
        <w:rPr>
          <w:rFonts w:ascii="Calibri" w:eastAsia="Calibri" w:hAnsi="Calibri" w:cs="Calibri"/>
          <w:color w:val="1A1A1A"/>
          <w:sz w:val="24"/>
          <w:szCs w:val="24"/>
        </w:rPr>
      </w:pPr>
      <w:r>
        <w:rPr>
          <w:rFonts w:ascii="Calibri" w:eastAsia="Calibri" w:hAnsi="Calibri" w:cs="Calibri"/>
          <w:color w:val="1A1A1A"/>
          <w:sz w:val="24"/>
          <w:szCs w:val="24"/>
          <w:lang w:val="es-ES"/>
        </w:rPr>
        <w:t xml:space="preserve">El </w:t>
      </w:r>
      <w:r>
        <w:rPr>
          <w:rFonts w:ascii="Calibri" w:eastAsia="Calibri" w:hAnsi="Calibri" w:cs="Calibri"/>
          <w:b/>
          <w:bCs/>
          <w:color w:val="1A1A1A"/>
          <w:sz w:val="24"/>
          <w:szCs w:val="24"/>
          <w:lang w:val="es-ES"/>
        </w:rPr>
        <w:t>Oficial de Cumplimiento</w:t>
      </w:r>
      <w:r>
        <w:rPr>
          <w:rFonts w:ascii="Calibri" w:eastAsia="Calibri" w:hAnsi="Calibri" w:cs="Calibri"/>
          <w:color w:val="1A1A1A"/>
          <w:sz w:val="24"/>
          <w:szCs w:val="24"/>
          <w:lang w:val="es-ES"/>
        </w:rPr>
        <w:t xml:space="preserve"> será responsable de coordinar la realización de una Auditoría Externa anual que incluya en su programa de trabajo la evaluación de la gestión y el cumplimiento de las disposiciones legales aplicables a la prevención de los riesgos de LD/FT/FPADM. El Oficial de Cumplimiento deberá garantizar que la auditoría externa informe</w:t>
      </w:r>
      <w:r>
        <w:rPr>
          <w:rFonts w:ascii="Calibri" w:eastAsia="Calibri" w:hAnsi="Calibri" w:cs="Calibri"/>
          <w:color w:val="1A1A1A"/>
          <w:sz w:val="24"/>
          <w:szCs w:val="24"/>
          <w:lang w:val="es-ES"/>
        </w:rPr>
        <w:t xml:space="preserve"> o alerte</w:t>
      </w:r>
      <w:r>
        <w:rPr>
          <w:rFonts w:ascii="Calibri" w:eastAsia="Calibri" w:hAnsi="Calibri" w:cs="Calibri"/>
          <w:color w:val="1A1A1A"/>
          <w:sz w:val="24"/>
          <w:szCs w:val="24"/>
          <w:lang w:val="es-ES"/>
        </w:rPr>
        <w:t xml:space="preserve"> sobre cualquier asunto relevante en relación con los riesgos de LD/FT/FPADM</w:t>
      </w:r>
      <w:r>
        <w:rPr>
          <w:rFonts w:ascii="Calibri" w:eastAsia="Calibri" w:hAnsi="Calibri" w:cs="Calibri"/>
          <w:color w:val="1A1A1A"/>
          <w:sz w:val="24"/>
          <w:szCs w:val="24"/>
        </w:rPr>
        <w:t>.</w:t>
      </w:r>
    </w:p>
    <w:p w14:paraId="1355653F" w14:textId="77777777" w:rsidR="001815AC" w:rsidRPr="0057078F" w:rsidRDefault="00000000" w:rsidP="0057078F">
      <w:pPr>
        <w:pStyle w:val="Heading1"/>
        <w:spacing w:line="276" w:lineRule="auto"/>
        <w:rPr>
          <w:rFonts w:cs="Calibri"/>
        </w:rPr>
      </w:pPr>
      <w:bookmarkStart w:id="1676" w:name="_Toc176997926"/>
      <w:r>
        <w:rPr>
          <w:rFonts w:cs="Calibri"/>
        </w:rPr>
        <w:lastRenderedPageBreak/>
        <w:t>SANCIONES</w:t>
      </w:r>
      <w:bookmarkEnd w:id="1676"/>
      <w:r>
        <w:rPr>
          <w:rFonts w:cs="Calibri"/>
        </w:rPr>
        <w:t xml:space="preserve"> </w:t>
      </w:r>
    </w:p>
    <w:p w14:paraId="4E19EB2B"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77" w:name="_heading=h.206ipza" w:colFirst="0" w:colLast="0"/>
      <w:bookmarkEnd w:id="1677"/>
      <w:r>
        <w:rPr>
          <w:rFonts w:ascii="Calibri" w:eastAsia="Calibri" w:hAnsi="Calibri" w:cs="Calibri"/>
          <w:color w:val="1A1A1A"/>
          <w:sz w:val="24"/>
          <w:szCs w:val="24"/>
        </w:rPr>
        <w:t xml:space="preserve">Los funcionaros o empleados que incurran en conductas de incumplimiento o violación a obligaciones y/o prohibiciones contenidas en el presente manual y demás normativa, se harán acreedores a las siguientes sanciones de acuerdo con la gravedad del caso: </w:t>
      </w:r>
    </w:p>
    <w:p w14:paraId="535F9CD3" w14:textId="77777777" w:rsidR="001815AC" w:rsidRPr="0057078F" w:rsidRDefault="00000000" w:rsidP="0057078F">
      <w:pPr>
        <w:spacing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a) Amonestación verbal. Esta será aplicable por la falta de cumplimiento, el cumplimiento parcial o extemporáneo de cualquiera de las responsabilidades establecidas en el presente manual, políticas o procedimientos.</w:t>
      </w:r>
    </w:p>
    <w:p w14:paraId="16101A14" w14:textId="77777777" w:rsidR="001815AC" w:rsidRPr="0057078F" w:rsidRDefault="00000000" w:rsidP="0057078F">
      <w:pPr>
        <w:spacing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 b) Amonestación escrita. Esta será aplicable luego de tres amonestaciones verbales. </w:t>
      </w:r>
    </w:p>
    <w:p w14:paraId="02C5396D" w14:textId="77777777" w:rsidR="001815AC" w:rsidRPr="0057078F" w:rsidRDefault="00000000" w:rsidP="0057078F">
      <w:pPr>
        <w:spacing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c) Suspensión. Esta será aplicable por la reincidencia de amonestaciones escritas.</w:t>
      </w:r>
    </w:p>
    <w:p w14:paraId="6338BB00" w14:textId="62B84EA5" w:rsidR="001815AC" w:rsidRPr="0057078F" w:rsidRDefault="00000000" w:rsidP="0057078F">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 d) Terminación del contrato individual de trabajo: Esta será aplicable cuando la falta de cumplimiento sea considerada muy grave a criterio del </w:t>
      </w:r>
      <w:r>
        <w:rPr>
          <w:rFonts w:ascii="Calibri" w:eastAsia="Calibri" w:hAnsi="Calibri" w:cs="Calibri"/>
          <w:color w:val="1A1A1A"/>
          <w:sz w:val="24"/>
          <w:szCs w:val="24"/>
        </w:rPr>
        <w:t xml:space="preserve">Oficial de Cumplimiento </w:t>
      </w:r>
      <w:r>
        <w:rPr>
          <w:rFonts w:ascii="Calibri" w:eastAsia="Calibri" w:hAnsi="Calibri" w:cs="Calibri"/>
          <w:color w:val="1A1A1A"/>
          <w:sz w:val="24"/>
          <w:szCs w:val="24"/>
        </w:rPr>
        <w:t xml:space="preserve">o cuando luego de una suspensión el empleado reincida en los incumplimientos. </w:t>
      </w:r>
    </w:p>
    <w:p w14:paraId="69E65597" w14:textId="77777777" w:rsidR="0057078F" w:rsidRPr="0057078F" w:rsidRDefault="0057078F" w:rsidP="0057078F">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p>
    <w:p w14:paraId="126AD5E2" w14:textId="77777777" w:rsidR="001815AC" w:rsidRPr="0057078F" w:rsidRDefault="00000000" w:rsidP="0057078F">
      <w:pPr>
        <w:pBdr>
          <w:top w:val="nil"/>
          <w:left w:val="nil"/>
          <w:bottom w:val="nil"/>
          <w:right w:val="nil"/>
          <w:between w:val="nil"/>
        </w:pBdr>
        <w:spacing w:after="0" w:line="276" w:lineRule="auto"/>
        <w:ind w:left="708"/>
        <w:jc w:val="both"/>
        <w:rPr>
          <w:rFonts w:ascii="Calibri" w:eastAsia="Calibri" w:hAnsi="Calibri" w:cs="Calibri"/>
          <w:color w:val="1A1A1A"/>
          <w:sz w:val="24"/>
          <w:szCs w:val="24"/>
        </w:rPr>
      </w:pPr>
      <w:r>
        <w:rPr>
          <w:rFonts w:ascii="Calibri" w:eastAsia="Calibri" w:hAnsi="Calibri" w:cs="Calibri"/>
          <w:color w:val="1A1A1A"/>
          <w:sz w:val="24"/>
          <w:szCs w:val="24"/>
        </w:rPr>
        <w:t xml:space="preserve">La terminación del contrato individual de trabajo por incumplimiento de las presentes obligaciones, opera sin perjuicio de las acciones penales y civiles que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pueda iniciar, amparándose en la causal respectiva.</w:t>
      </w:r>
    </w:p>
    <w:p w14:paraId="279BF248" w14:textId="77777777" w:rsidR="001815AC" w:rsidRPr="0057078F" w:rsidRDefault="00000000" w:rsidP="0057078F">
      <w:pPr>
        <w:pStyle w:val="Heading1"/>
        <w:spacing w:line="276" w:lineRule="auto"/>
        <w:rPr>
          <w:rFonts w:cs="Calibri"/>
        </w:rPr>
      </w:pPr>
      <w:bookmarkStart w:id="1682" w:name="_Toc176997927"/>
      <w:r>
        <w:rPr>
          <w:rFonts w:cs="Calibri"/>
        </w:rPr>
        <w:t>DIVULGACIÓN</w:t>
      </w:r>
      <w:bookmarkEnd w:id="1682"/>
    </w:p>
    <w:p w14:paraId="24AA69F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38AF9F84" w14:textId="77777777"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o sus modificaciones se darán a conocer a todos los funcionarios y empleados contratados y subcontratados de </w:t>
      </w:r>
      <w:r>
        <w:rPr>
          <w:rFonts w:ascii="Calibri" w:eastAsia="Calibri" w:hAnsi="Calibri" w:cs="Calibri"/>
          <w:b/>
          <w:color w:val="1A1A1A"/>
          <w:sz w:val="24"/>
          <w:szCs w:val="24"/>
        </w:rPr>
        <w:t>Propi</w:t>
      </w:r>
      <w:r>
        <w:rPr>
          <w:rFonts w:ascii="Calibri" w:eastAsia="Calibri" w:hAnsi="Calibri" w:cs="Calibri"/>
          <w:color w:val="1A1A1A"/>
          <w:sz w:val="24"/>
          <w:szCs w:val="24"/>
        </w:rPr>
        <w:t xml:space="preserve">, de igual forma, se pondrá a disposición de las personas antes mencionadas para cuando deseen consultarlo. </w:t>
      </w:r>
    </w:p>
    <w:p w14:paraId="448757AE" w14:textId="77777777" w:rsidR="001815AC" w:rsidRPr="0057078F" w:rsidRDefault="00000000" w:rsidP="0057078F">
      <w:pPr>
        <w:pStyle w:val="Heading1"/>
        <w:spacing w:line="276" w:lineRule="auto"/>
        <w:rPr>
          <w:rFonts w:cs="Calibri"/>
        </w:rPr>
      </w:pPr>
      <w:bookmarkStart w:id="1683" w:name="_Toc176997928"/>
      <w:r>
        <w:rPr>
          <w:rFonts w:cs="Calibri"/>
        </w:rPr>
        <w:t>VIGENCIA Y MODIFICACIONES</w:t>
      </w:r>
      <w:bookmarkEnd w:id="1683"/>
      <w:r>
        <w:rPr>
          <w:rFonts w:cs="Calibri"/>
        </w:rPr>
        <w:t xml:space="preserve"> </w:t>
      </w:r>
    </w:p>
    <w:p w14:paraId="173B880E" w14:textId="7BA3DEEF"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 xml:space="preserve">El presente Manual entrará en vigor a partir de la fecha de su aprobación por </w:t>
      </w:r>
      <w:r>
        <w:rPr>
          <w:rFonts w:ascii="Calibri" w:eastAsia="Calibri" w:hAnsi="Calibri" w:cs="Calibri"/>
          <w:color w:val="1A1A1A"/>
          <w:sz w:val="24"/>
          <w:szCs w:val="24"/>
        </w:rPr>
        <w:t>la Asamblea de Accionistas</w:t>
      </w:r>
      <w:r>
        <w:rPr>
          <w:rFonts w:ascii="Calibri" w:eastAsia="Calibri" w:hAnsi="Calibri" w:cs="Calibri"/>
          <w:color w:val="1A1A1A"/>
          <w:sz w:val="24"/>
          <w:szCs w:val="24"/>
        </w:rPr>
        <w:t xml:space="preserve"> de </w:t>
      </w:r>
      <w:r>
        <w:rPr>
          <w:rFonts w:ascii="Calibri" w:eastAsia="Calibri" w:hAnsi="Calibri" w:cs="Calibri"/>
          <w:b/>
          <w:color w:val="1A1A1A"/>
          <w:sz w:val="24"/>
          <w:szCs w:val="24"/>
        </w:rPr>
        <w:t>Propi</w:t>
      </w:r>
      <w:r>
        <w:rPr>
          <w:rFonts w:ascii="Calibri" w:eastAsia="Calibri" w:hAnsi="Calibri" w:cs="Calibri"/>
          <w:color w:val="1A1A1A"/>
          <w:sz w:val="24"/>
          <w:szCs w:val="24"/>
        </w:rPr>
        <w:t>. Así mismo, el contenido del presente manual será sujeto de revisión como mínimo cada año a partir de la fecha de su aprobación, así como cuando existan cambios relevantes en el modelo operativo o de negocios de la empresa o modificaciones en la regulación en materia de prevención del LDA/FT/FPADM.</w:t>
      </w:r>
    </w:p>
    <w:p w14:paraId="61DF2C65"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9B6F815" w14:textId="4C84C5EB"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lastRenderedPageBreak/>
        <w:t xml:space="preserve">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será la responsable de custodia del documento original, así como de su administración, siendo el área facultada para proponer cambios, modificaciones y actualizaciones. Dichos cambios o modificaciones propuestos deberán ser autorizados por el Director Presidente, de manera previa y conforme a los procedimientos aplicables. Una vez que se hayan incorporado los cambios o modificaciones al presente Manual, la divulgación de este al personal será responsabilidad de</w:t>
      </w:r>
      <w:r>
        <w:rPr>
          <w:rFonts w:ascii="Calibri" w:eastAsia="Calibri" w:hAnsi="Calibri" w:cs="Calibri"/>
          <w:color w:val="1A1A1A"/>
          <w:sz w:val="24"/>
          <w:szCs w:val="24"/>
        </w:rPr>
        <w:t xml:space="preserve">l </w:t>
      </w:r>
      <w:r>
        <w:rPr>
          <w:rFonts w:ascii="Calibri" w:eastAsia="Calibri" w:hAnsi="Calibri" w:cs="Calibri"/>
          <w:color w:val="1A1A1A"/>
          <w:sz w:val="24"/>
          <w:szCs w:val="24"/>
        </w:rPr>
        <w:t>Oficial de Cumplimiento</w:t>
      </w:r>
      <w:r>
        <w:rPr>
          <w:rFonts w:ascii="Calibri" w:eastAsia="Calibri" w:hAnsi="Calibri" w:cs="Calibri"/>
          <w:color w:val="1A1A1A"/>
          <w:sz w:val="24"/>
          <w:szCs w:val="24"/>
        </w:rPr>
        <w:t xml:space="preserve"> en coordinación con el departamento de Recursos Humanos, o quien ejecute funciones similares.</w:t>
      </w:r>
    </w:p>
    <w:p w14:paraId="7F562D0F" w14:textId="77777777" w:rsidR="0057078F" w:rsidRP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BCB9C50" w14:textId="78E39C61"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bookmarkStart w:id="1694" w:name="_heading=h.3ygebqi" w:colFirst="0" w:colLast="0"/>
      <w:bookmarkEnd w:id="1694"/>
      <w:r>
        <w:rPr>
          <w:rFonts w:ascii="Calibri" w:eastAsia="Calibri" w:hAnsi="Calibri" w:cs="Calibri"/>
          <w:color w:val="1A1A1A"/>
          <w:sz w:val="24"/>
          <w:szCs w:val="24"/>
        </w:rPr>
        <w:t xml:space="preserve">Fecha de autorización: </w:t>
      </w:r>
      <w:r>
        <w:rPr>
          <w:rFonts w:ascii="Calibri" w:eastAsia="Calibri" w:hAnsi="Calibri" w:cs="Calibri"/>
          <w:color w:val="1A1A1A"/>
          <w:sz w:val="24"/>
          <w:szCs w:val="24"/>
        </w:rPr>
        <w:t>12</w:t>
      </w:r>
      <w:r>
        <w:rPr>
          <w:rFonts w:ascii="Calibri" w:eastAsia="Calibri" w:hAnsi="Calibri" w:cs="Calibri"/>
          <w:color w:val="1A1A1A"/>
          <w:sz w:val="24"/>
          <w:szCs w:val="24"/>
        </w:rPr>
        <w:t>/08/2024</w:t>
      </w:r>
    </w:p>
    <w:p w14:paraId="6C5AEF20"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45125B20" w14:textId="77777777" w:rsidR="00AD6888" w:rsidRDefault="00AD6888"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107911B3" w14:textId="77777777" w:rsidR="0057078F" w:rsidRDefault="0057078F"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p w14:paraId="5D38750A" w14:textId="0DC317EA" w:rsidR="001815AC" w:rsidRPr="0057078F"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Firma: ______________________</w:t>
      </w:r>
    </w:p>
    <w:p w14:paraId="59EEE184" w14:textId="77777777" w:rsidR="001815AC" w:rsidRPr="0057078F" w:rsidDel="00AD6888" w:rsidRDefault="00000000"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r>
        <w:rPr>
          <w:rFonts w:ascii="Calibri" w:eastAsia="Calibri" w:hAnsi="Calibri" w:cs="Calibri"/>
          <w:color w:val="1A1A1A"/>
          <w:sz w:val="24"/>
          <w:szCs w:val="24"/>
        </w:rPr>
        <w:t>José Mario Ávila Palomo</w:t>
      </w:r>
    </w:p>
    <w:p w14:paraId="24CB4C9A" w14:textId="77777777" w:rsidR="001815AC" w:rsidRPr="0057078F" w:rsidRDefault="001815AC" w:rsidP="0057078F">
      <w:pPr>
        <w:pBdr>
          <w:top w:val="nil"/>
          <w:left w:val="nil"/>
          <w:bottom w:val="nil"/>
          <w:right w:val="nil"/>
          <w:between w:val="nil"/>
        </w:pBdr>
        <w:spacing w:after="0" w:line="276" w:lineRule="auto"/>
        <w:jc w:val="both"/>
        <w:rPr>
          <w:rFonts w:ascii="Calibri" w:eastAsia="Calibri" w:hAnsi="Calibri" w:cs="Calibri"/>
          <w:color w:val="1A1A1A"/>
          <w:sz w:val="24"/>
          <w:szCs w:val="24"/>
        </w:rPr>
      </w:pPr>
    </w:p>
    <w:sectPr w:rsidR="001815AC" w:rsidRPr="0057078F">
      <w:headerReference w:type="default" r:id="rId13"/>
      <w:footerReference w:type="default" r:id="rId14"/>
      <w:pgSz w:w="12240" w:h="15840"/>
      <w:pgMar w:top="1276" w:right="1325" w:bottom="1417" w:left="1701" w:header="708" w:footer="536"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ADFA5" w14:textId="77777777" w:rsidR="00A037D5" w:rsidRDefault="00A037D5">
      <w:pPr>
        <w:spacing w:after="0" w:line="240" w:lineRule="auto"/>
      </w:pPr>
      <w:r>
        <w:separator/>
      </w:r>
    </w:p>
  </w:endnote>
  <w:endnote w:type="continuationSeparator" w:id="0">
    <w:p w14:paraId="7F975B01" w14:textId="77777777" w:rsidR="00A037D5" w:rsidRDefault="00A03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panose1 w:val="020B0604020202020204"/>
    <w:charset w:val="00"/>
    <w:family w:val="auto"/>
    <w:pitch w:val="default"/>
    <w:embedRegular r:id="rId1" w:fontKey="{54F20FB3-F0AE-4E4C-B87B-65D6ABEA2D9E}"/>
  </w:font>
  <w:font w:name="Courier New">
    <w:panose1 w:val="02070309020205020404"/>
    <w:charset w:val="00"/>
    <w:family w:val="modern"/>
    <w:pitch w:val="fixed"/>
    <w:sig w:usb0="E0002EFF" w:usb1="C0007843" w:usb2="00000009" w:usb3="00000000" w:csb0="000001FF" w:csb1="00000000"/>
    <w:embedRegular r:id="rId2" w:fontKey="{9E88A604-AFD9-C844-819B-CCD6A4503E69}"/>
  </w:font>
  <w:font w:name="Times New Roman">
    <w:panose1 w:val="02020603050405020304"/>
    <w:charset w:val="00"/>
    <w:family w:val="roman"/>
    <w:pitch w:val="variable"/>
    <w:sig w:usb0="E0002EFF" w:usb1="C000785B" w:usb2="00000009" w:usb3="00000000" w:csb0="000001FF" w:csb1="00000000"/>
    <w:embedRegular r:id="rId3" w:fontKey="{5B9C7475-C848-2A43-9610-A379C3A5FF04}"/>
    <w:embedBold r:id="rId4" w:fontKey="{B8F95CF3-D68A-9644-9C9A-139C4CC006A0}"/>
    <w:embedItalic r:id="rId5" w:fontKey="{A98D8EF2-5E6F-DF4C-941D-D9CB2B88FFBB}"/>
    <w:embedBoldItalic r:id="rId6" w:fontKey="{D431B1A1-0EBB-9E46-AF80-4C4F7E514B8B}"/>
  </w:font>
  <w:font w:name="Symbol">
    <w:panose1 w:val="05050102010706020507"/>
    <w:charset w:val="02"/>
    <w:family w:val="decorative"/>
    <w:pitch w:val="variable"/>
    <w:sig w:usb0="00000000" w:usb1="10000000" w:usb2="00000000" w:usb3="00000000" w:csb0="80000000" w:csb1="00000000"/>
    <w:embedRegular r:id="rId7" w:fontKey="{382BEA38-26BA-1F4F-B3DC-3790A0914A9F}"/>
  </w:font>
  <w:font w:name="Wingdings">
    <w:panose1 w:val="05000000000000000000"/>
    <w:charset w:val="02"/>
    <w:family w:val="auto"/>
    <w:pitch w:val="variable"/>
    <w:sig w:usb0="00000000" w:usb1="10000000" w:usb2="00000000" w:usb3="00000000" w:csb0="80000000" w:csb1="00000000"/>
    <w:embedRegular r:id="rId8" w:fontKey="{E5BFE077-99C3-EF4A-89C5-6D0D9FEB4738}"/>
  </w:font>
  <w:font w:name="Calibri">
    <w:panose1 w:val="020F0502020204030204"/>
    <w:charset w:val="00"/>
    <w:family w:val="swiss"/>
    <w:pitch w:val="variable"/>
    <w:sig w:usb0="E4002EFF" w:usb1="C000247B" w:usb2="00000009" w:usb3="00000000" w:csb0="000001FF" w:csb1="00000000"/>
    <w:embedRegular r:id="rId9" w:fontKey="{8A81E99A-74C7-BB4E-B301-60067085547F}"/>
    <w:embedBold r:id="rId10" w:fontKey="{6C29BA8D-DE44-9146-9D35-FB7FE8009A8A}"/>
  </w:font>
  <w:font w:name="Corbel">
    <w:panose1 w:val="020B0503020204020204"/>
    <w:charset w:val="00"/>
    <w:family w:val="swiss"/>
    <w:pitch w:val="variable"/>
    <w:sig w:usb0="A00002EF" w:usb1="4000A44B" w:usb2="00000000" w:usb3="00000000" w:csb0="0000019F" w:csb1="00000000"/>
    <w:embedRegular r:id="rId11" w:fontKey="{B43BAF20-9A9F-0844-8260-1EE32DB7419D}"/>
    <w:embedBold r:id="rId12" w:fontKey="{2CF83CB9-AEC0-1144-8904-6AFE9881C469}"/>
    <w:embedItalic r:id="rId13" w:fontKey="{0E48845B-1526-1E44-AB90-9B81D1AE5E6E}"/>
    <w:embedBoldItalic r:id="rId14" w:fontKey="{3023BC9A-A136-284B-8359-C04B36D05EE9}"/>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15" w:fontKey="{E99304D5-E812-BB49-B3D0-BD0669C39DB9}"/>
  </w:font>
  <w:font w:name="Arial">
    <w:panose1 w:val="020B0604020202020204"/>
    <w:charset w:val="00"/>
    <w:family w:val="swiss"/>
    <w:pitch w:val="variable"/>
    <w:sig w:usb0="E0002EFF" w:usb1="C000785B" w:usb2="00000009" w:usb3="00000000" w:csb0="000001FF" w:csb1="00000000"/>
    <w:embedRegular r:id="rId16" w:fontKey="{4079983A-5EC7-DC48-A476-06ACB22D1A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B4441" w14:textId="77777777" w:rsidR="001815AC"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Calibri" w:eastAsia="Calibri" w:hAnsi="Calibri" w:cs="Calibri"/>
        <w:color w:val="000000"/>
        <w:sz w:val="20"/>
        <w:szCs w:val="20"/>
      </w:rPr>
      <w:t>Este documento es propiedad de Propi Tech por lo que está terminantemente prohibida la reproducción total o parcial del mismo.</w:t>
    </w:r>
  </w:p>
  <w:p w14:paraId="26C61A14" w14:textId="77777777" w:rsidR="001815AC"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E3C2C">
      <w:rPr>
        <w:noProof/>
        <w:color w:val="000000"/>
      </w:rPr>
      <w:t>1</w:t>
    </w:r>
    <w:r>
      <w:rPr>
        <w:color w:val="000000"/>
      </w:rPr>
      <w:fldChar w:fldCharType="end"/>
    </w:r>
  </w:p>
  <w:p w14:paraId="18E3280A" w14:textId="77777777" w:rsidR="001815AC" w:rsidRDefault="001815AC">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D62DFE" w14:textId="77777777" w:rsidR="00A037D5" w:rsidRDefault="00A037D5">
      <w:pPr>
        <w:spacing w:after="0" w:line="240" w:lineRule="auto"/>
      </w:pPr>
      <w:r>
        <w:separator/>
      </w:r>
    </w:p>
  </w:footnote>
  <w:footnote w:type="continuationSeparator" w:id="0">
    <w:p w14:paraId="47F14C46" w14:textId="77777777" w:rsidR="00A037D5" w:rsidRDefault="00A037D5">
      <w:pPr>
        <w:spacing w:after="0" w:line="240" w:lineRule="auto"/>
      </w:pPr>
      <w:r>
        <w:continuationSeparator/>
      </w:r>
    </w:p>
  </w:footnote>
  <w:footnote w:id="1">
    <w:p w14:paraId="4B78416C" w14:textId="77777777" w:rsidR="001151C3" w:rsidRPr="001151C3" w:rsidRDefault="001151C3" w:rsidP="001151C3">
      <w:pPr>
        <w:spacing w:after="0" w:line="240" w:lineRule="auto"/>
        <w:rPr>
          <w:ins w:id="1105" w:author="Jose Castañeda" w:date="2024-09-10T17:14:00Z" w16du:dateUtc="2024-09-10T23:14:00Z"/>
          <w:rFonts w:ascii="Calibri" w:eastAsia="Calibri" w:hAnsi="Calibri" w:cs="Calibri"/>
          <w:color w:val="1A1A1A"/>
          <w:sz w:val="16"/>
          <w:szCs w:val="16"/>
          <w:rPrChange w:id="1106" w:author="Jose Castañeda" w:date="2024-09-10T17:14:00Z" w16du:dateUtc="2024-09-10T23:14:00Z">
            <w:rPr>
              <w:ins w:id="1107" w:author="Jose Castañeda" w:date="2024-09-10T17:14:00Z" w16du:dateUtc="2024-09-10T23:14:00Z"/>
              <w:rFonts w:ascii="Calibri" w:eastAsia="Calibri" w:hAnsi="Calibri" w:cs="Calibri"/>
              <w:color w:val="1A1A1A"/>
              <w:sz w:val="24"/>
              <w:szCs w:val="24"/>
            </w:rPr>
          </w:rPrChange>
        </w:rPr>
      </w:pPr>
      <w:ins w:id="1108" w:author="Jose Castañeda" w:date="2024-09-10T17:14:00Z" w16du:dateUtc="2024-09-10T23:14:00Z">
        <w:r>
          <w:rPr>
            <w:rStyle w:val="FootnoteReference"/>
          </w:rPr>
          <w:footnoteRef/>
        </w:r>
        <w:r>
          <w:t xml:space="preserve"> </w:t>
        </w:r>
        <w:r w:rsidRPr="001151C3">
          <w:rPr>
            <w:rFonts w:ascii="Calibri" w:eastAsia="Calibri" w:hAnsi="Calibri" w:cs="Calibri"/>
            <w:color w:val="1A1A1A"/>
            <w:sz w:val="16"/>
            <w:szCs w:val="16"/>
            <w:rPrChange w:id="1109" w:author="Jose Castañeda" w:date="2024-09-10T17:14:00Z" w16du:dateUtc="2024-09-10T23:14:00Z">
              <w:rPr>
                <w:rFonts w:ascii="Calibri" w:eastAsia="Calibri" w:hAnsi="Calibri" w:cs="Calibri"/>
                <w:color w:val="1A1A1A"/>
                <w:sz w:val="24"/>
                <w:szCs w:val="24"/>
              </w:rPr>
            </w:rPrChange>
          </w:rPr>
          <w:t>(*) El comprobante de domicilio sólo se requiere cuando la identificación que se obtenga del Proveedor no cuente con domicilio o que éste no coincida con el señalado en el contrato.</w:t>
        </w:r>
      </w:ins>
    </w:p>
    <w:p w14:paraId="7A9967C6" w14:textId="31CC30C1" w:rsidR="001151C3" w:rsidRDefault="001151C3" w:rsidP="001151C3">
      <w:pPr>
        <w:pStyle w:val="FootnoteText"/>
        <w:rPr>
          <w:ins w:id="1110" w:author="Jose Castañeda" w:date="2024-09-10T17:25:00Z" w16du:dateUtc="2024-09-10T23:25:00Z"/>
          <w:rFonts w:ascii="Calibri" w:eastAsia="Calibri" w:hAnsi="Calibri" w:cs="Calibri"/>
          <w:color w:val="1A1A1A"/>
          <w:sz w:val="16"/>
          <w:szCs w:val="16"/>
        </w:rPr>
      </w:pPr>
      <w:ins w:id="1111" w:author="Jose Castañeda" w:date="2024-09-10T17:14:00Z" w16du:dateUtc="2024-09-10T23:14:00Z">
        <w:r w:rsidRPr="001151C3">
          <w:rPr>
            <w:rFonts w:ascii="Calibri" w:eastAsia="Calibri" w:hAnsi="Calibri" w:cs="Calibri"/>
            <w:color w:val="1A1A1A"/>
            <w:sz w:val="16"/>
            <w:szCs w:val="16"/>
            <w:rPrChange w:id="1112" w:author="Jose Castañeda" w:date="2024-09-10T17:14:00Z" w16du:dateUtc="2024-09-10T23:14:00Z">
              <w:rPr>
                <w:rFonts w:ascii="Calibri" w:eastAsia="Calibri" w:hAnsi="Calibri" w:cs="Calibri"/>
                <w:color w:val="1A1A1A"/>
                <w:sz w:val="24"/>
                <w:szCs w:val="24"/>
              </w:rPr>
            </w:rPrChange>
          </w:rPr>
          <w:t xml:space="preserve">(**) </w:t>
        </w:r>
      </w:ins>
      <w:ins w:id="1113" w:author="Jose Castañeda" w:date="2024-09-10T17:25:00Z" w16du:dateUtc="2024-09-10T23:25:00Z">
        <w:r>
          <w:rPr>
            <w:rFonts w:ascii="Calibri" w:eastAsia="Calibri" w:hAnsi="Calibri" w:cs="Calibri"/>
            <w:color w:val="1A1A1A"/>
            <w:sz w:val="16"/>
            <w:szCs w:val="16"/>
          </w:rPr>
          <w:t>Será solicitada la co</w:t>
        </w:r>
      </w:ins>
      <w:ins w:id="1114" w:author="Jose Castañeda" w:date="2024-09-10T17:26:00Z" w16du:dateUtc="2024-09-10T23:26:00Z">
        <w:r>
          <w:rPr>
            <w:rFonts w:ascii="Calibri" w:eastAsia="Calibri" w:hAnsi="Calibri" w:cs="Calibri"/>
            <w:color w:val="1A1A1A"/>
            <w:sz w:val="16"/>
            <w:szCs w:val="16"/>
          </w:rPr>
          <w:t>nstancia de beneficiarios finales en los casos en los que sean entidades extranjeras constituidas en paraísos fiscales.</w:t>
        </w:r>
      </w:ins>
    </w:p>
    <w:p w14:paraId="3C0EE03D" w14:textId="507EC341" w:rsidR="001151C3" w:rsidRPr="001151C3" w:rsidRDefault="001151C3" w:rsidP="001151C3">
      <w:pPr>
        <w:pStyle w:val="FootnoteText"/>
        <w:rPr>
          <w:lang w:val="es-ES_tradnl"/>
          <w:rPrChange w:id="1115" w:author="Jose Castañeda" w:date="2024-09-10T17:14:00Z" w16du:dateUtc="2024-09-10T23:14:00Z">
            <w:rPr/>
          </w:rPrChange>
        </w:rPr>
      </w:pPr>
      <w:ins w:id="1116" w:author="Jose Castañeda" w:date="2024-09-10T17:25:00Z" w16du:dateUtc="2024-09-10T23:25:00Z">
        <w:r>
          <w:rPr>
            <w:rFonts w:ascii="Calibri" w:eastAsia="Calibri" w:hAnsi="Calibri" w:cs="Calibri"/>
            <w:color w:val="1A1A1A"/>
            <w:sz w:val="16"/>
            <w:szCs w:val="16"/>
          </w:rPr>
          <w:t xml:space="preserve">(***) </w:t>
        </w:r>
      </w:ins>
      <w:ins w:id="1117" w:author="Jose Castañeda" w:date="2024-09-10T17:14:00Z" w16du:dateUtc="2024-09-10T23:14:00Z">
        <w:r w:rsidRPr="001151C3">
          <w:rPr>
            <w:rFonts w:ascii="Calibri" w:eastAsia="Calibri" w:hAnsi="Calibri" w:cs="Calibri"/>
            <w:color w:val="1A1A1A"/>
            <w:sz w:val="16"/>
            <w:szCs w:val="16"/>
            <w:rPrChange w:id="1118" w:author="Jose Castañeda" w:date="2024-09-10T17:14:00Z" w16du:dateUtc="2024-09-10T23:14:00Z">
              <w:rPr>
                <w:rFonts w:ascii="Calibri" w:eastAsia="Calibri" w:hAnsi="Calibri" w:cs="Calibri"/>
                <w:color w:val="1A1A1A"/>
                <w:sz w:val="24"/>
                <w:szCs w:val="24"/>
              </w:rPr>
            </w:rPrChange>
          </w:rPr>
          <w:t xml:space="preserve">El comprobante será solicitado para aquellas entidades </w:t>
        </w:r>
      </w:ins>
      <w:ins w:id="1119" w:author="Jose Castañeda" w:date="2024-09-10T17:25:00Z" w16du:dateUtc="2024-09-10T23:25:00Z">
        <w:r>
          <w:rPr>
            <w:rFonts w:ascii="Calibri" w:eastAsia="Calibri" w:hAnsi="Calibri" w:cs="Calibri"/>
            <w:color w:val="1A1A1A"/>
            <w:sz w:val="16"/>
            <w:szCs w:val="16"/>
          </w:rPr>
          <w:t xml:space="preserve">nacionales </w:t>
        </w:r>
      </w:ins>
      <w:ins w:id="1120" w:author="Jose Castañeda" w:date="2024-09-10T17:14:00Z" w16du:dateUtc="2024-09-10T23:14:00Z">
        <w:r w:rsidRPr="001151C3">
          <w:rPr>
            <w:rFonts w:ascii="Calibri" w:eastAsia="Calibri" w:hAnsi="Calibri" w:cs="Calibri"/>
            <w:color w:val="1A1A1A"/>
            <w:sz w:val="16"/>
            <w:szCs w:val="16"/>
            <w:rPrChange w:id="1121" w:author="Jose Castañeda" w:date="2024-09-10T17:14:00Z" w16du:dateUtc="2024-09-10T23:14:00Z">
              <w:rPr>
                <w:rFonts w:ascii="Calibri" w:eastAsia="Calibri" w:hAnsi="Calibri" w:cs="Calibri"/>
                <w:color w:val="1A1A1A"/>
                <w:sz w:val="24"/>
                <w:szCs w:val="24"/>
              </w:rPr>
            </w:rPrChange>
          </w:rPr>
          <w:t>que pertenezcan al grupo de Personas Obligadas establecido en la Ley Contra el Lavado de Dinero u Otros Activos y su Reglamento.</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ECC8F" w14:textId="77777777" w:rsidR="001815AC" w:rsidRDefault="001815AC">
    <w:pPr>
      <w:widowControl w:val="0"/>
      <w:pBdr>
        <w:top w:val="nil"/>
        <w:left w:val="nil"/>
        <w:bottom w:val="nil"/>
        <w:right w:val="nil"/>
        <w:between w:val="nil"/>
      </w:pBdr>
      <w:spacing w:after="0" w:line="276" w:lineRule="auto"/>
      <w:rPr>
        <w:rFonts w:ascii="Calibri" w:eastAsia="Calibri" w:hAnsi="Calibri" w:cs="Calibri"/>
        <w:color w:val="1A1A1A"/>
        <w:sz w:val="24"/>
        <w:szCs w:val="24"/>
      </w:rPr>
    </w:pPr>
  </w:p>
  <w:tbl>
    <w:tblPr>
      <w:tblStyle w:val="a7"/>
      <w:tblW w:w="9350" w:type="dxa"/>
      <w:tblLayout w:type="fixed"/>
      <w:tblLook w:val="0400" w:firstRow="0" w:lastRow="0" w:firstColumn="0" w:lastColumn="0" w:noHBand="0" w:noVBand="1"/>
    </w:tblPr>
    <w:tblGrid>
      <w:gridCol w:w="7100"/>
      <w:gridCol w:w="2250"/>
    </w:tblGrid>
    <w:tr w:rsidR="001815AC" w14:paraId="0E354931" w14:textId="77777777">
      <w:trPr>
        <w:trHeight w:val="891"/>
      </w:trPr>
      <w:tc>
        <w:tcPr>
          <w:tcW w:w="7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A5C99" w14:textId="77777777" w:rsidR="001815AC" w:rsidRDefault="00000000">
          <w:pPr>
            <w:spacing w:after="0" w:line="240" w:lineRule="auto"/>
            <w:jc w:val="center"/>
            <w:rPr>
              <w:rFonts w:ascii="Times New Roman" w:eastAsia="Times New Roman" w:hAnsi="Times New Roman" w:cs="Times New Roman"/>
              <w:sz w:val="24"/>
              <w:szCs w:val="24"/>
            </w:rPr>
          </w:pPr>
          <w:r>
            <w:rPr>
              <w:rFonts w:ascii="Calibri" w:eastAsia="Calibri" w:hAnsi="Calibri" w:cs="Calibri"/>
              <w:noProof/>
              <w:color w:val="000000"/>
            </w:rPr>
            <w:drawing>
              <wp:inline distT="0" distB="0" distL="0" distR="0" wp14:anchorId="09092C3D" wp14:editId="3FF2C40D">
                <wp:extent cx="1760220" cy="548640"/>
                <wp:effectExtent l="0" t="0" r="0" b="0"/>
                <wp:docPr id="15932162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760220" cy="548640"/>
                        </a:xfrm>
                        <a:prstGeom prst="rect">
                          <a:avLst/>
                        </a:prstGeom>
                        <a:ln/>
                      </pic:spPr>
                    </pic:pic>
                  </a:graphicData>
                </a:graphic>
              </wp:inline>
            </w:drawing>
          </w:r>
        </w:p>
        <w:p w14:paraId="099F1A79" w14:textId="17E933F0" w:rsidR="001815AC" w:rsidRDefault="00000000">
          <w:pPr>
            <w:spacing w:after="0" w:line="240" w:lineRule="auto"/>
            <w:jc w:val="center"/>
            <w:rPr>
              <w:rFonts w:ascii="Times New Roman" w:eastAsia="Times New Roman" w:hAnsi="Times New Roman" w:cs="Times New Roman"/>
              <w:b/>
              <w:sz w:val="24"/>
              <w:szCs w:val="24"/>
            </w:rPr>
          </w:pPr>
          <w:r>
            <w:rPr>
              <w:rFonts w:ascii="Calibri" w:eastAsia="Calibri" w:hAnsi="Calibri" w:cs="Calibri"/>
              <w:b/>
              <w:color w:val="000000"/>
            </w:rPr>
            <w:t xml:space="preserve">MANUAL </w:t>
          </w:r>
          <w:ins w:id="1705" w:author="ASTRID LIZETH LANDAVERDE CRUZ" w:date="2024-09-12T01:43:00Z" w16du:dateUtc="2024-09-12T07:43:00Z">
            <w:r w:rsidR="00642217">
              <w:rPr>
                <w:rFonts w:ascii="Calibri" w:eastAsia="Calibri" w:hAnsi="Calibri" w:cs="Calibri"/>
                <w:b/>
                <w:color w:val="000000"/>
              </w:rPr>
              <w:t>DE CUMPLIMIE</w:t>
            </w:r>
          </w:ins>
          <w:ins w:id="1706" w:author="ASTRID LIZETH LANDAVERDE CRUZ" w:date="2024-09-12T01:44:00Z" w16du:dateUtc="2024-09-12T07:44:00Z">
            <w:r w:rsidR="00642217">
              <w:rPr>
                <w:rFonts w:ascii="Calibri" w:eastAsia="Calibri" w:hAnsi="Calibri" w:cs="Calibri"/>
                <w:b/>
                <w:color w:val="000000"/>
              </w:rPr>
              <w:t xml:space="preserve">NTO </w:t>
            </w:r>
          </w:ins>
          <w:r>
            <w:rPr>
              <w:rFonts w:ascii="Calibri" w:eastAsia="Calibri" w:hAnsi="Calibri" w:cs="Calibri"/>
              <w:b/>
              <w:color w:val="000000"/>
            </w:rPr>
            <w:t xml:space="preserve">DEL SISTEMA INTEGRAL DE PREVENCIÓN </w:t>
          </w:r>
          <w:ins w:id="1707" w:author="Jose Castañeda" w:date="2024-09-10T15:36:00Z" w16du:dateUtc="2024-09-10T21:36:00Z">
            <w:r w:rsidR="00700EB3">
              <w:rPr>
                <w:rFonts w:ascii="Calibri" w:eastAsia="Calibri" w:hAnsi="Calibri" w:cs="Calibri"/>
                <w:b/>
                <w:color w:val="000000"/>
              </w:rPr>
              <w:t xml:space="preserve">DE </w:t>
            </w:r>
          </w:ins>
          <w:r>
            <w:rPr>
              <w:rFonts w:ascii="Calibri" w:eastAsia="Calibri" w:hAnsi="Calibri" w:cs="Calibri"/>
              <w:b/>
              <w:color w:val="1A1A1A"/>
            </w:rPr>
            <w:t>LDA/FT/FPADM</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752F9" w14:textId="77777777" w:rsidR="001815AC" w:rsidRDefault="00000000">
          <w:pPr>
            <w:spacing w:after="0" w:line="240" w:lineRule="auto"/>
            <w:ind w:left="131"/>
            <w:rPr>
              <w:rFonts w:ascii="Times New Roman" w:eastAsia="Times New Roman" w:hAnsi="Times New Roman" w:cs="Times New Roman"/>
            </w:rPr>
          </w:pPr>
          <w:r>
            <w:rPr>
              <w:rFonts w:ascii="Calibri" w:eastAsia="Calibri" w:hAnsi="Calibri" w:cs="Calibri"/>
              <w:color w:val="000000"/>
            </w:rPr>
            <w:t>Revisión: 0</w:t>
          </w:r>
          <w:r>
            <w:rPr>
              <w:rFonts w:ascii="Calibri" w:eastAsia="Calibri" w:hAnsi="Calibri" w:cs="Calibri"/>
            </w:rPr>
            <w:t>0</w:t>
          </w:r>
          <w:r>
            <w:rPr>
              <w:rFonts w:ascii="Calibri" w:eastAsia="Calibri" w:hAnsi="Calibri" w:cs="Calibri"/>
              <w:color w:val="000000"/>
            </w:rPr>
            <w:t> </w:t>
          </w:r>
        </w:p>
        <w:p w14:paraId="74C6EB14" w14:textId="040899BC" w:rsidR="001815AC" w:rsidRDefault="00000000">
          <w:pPr>
            <w:spacing w:before="13" w:after="0" w:line="240" w:lineRule="auto"/>
            <w:ind w:left="122" w:right="210" w:firstLine="9"/>
            <w:rPr>
              <w:rFonts w:ascii="Times New Roman" w:eastAsia="Times New Roman" w:hAnsi="Times New Roman" w:cs="Times New Roman"/>
              <w:sz w:val="24"/>
              <w:szCs w:val="24"/>
            </w:rPr>
          </w:pPr>
          <w:r>
            <w:rPr>
              <w:rFonts w:ascii="Calibri" w:eastAsia="Calibri" w:hAnsi="Calibri" w:cs="Calibri"/>
              <w:color w:val="000000"/>
            </w:rPr>
            <w:t xml:space="preserve">Fecha: </w:t>
          </w:r>
          <w:del w:id="1708" w:author="ASTRID LIZETH LANDAVERDE CRUZ" w:date="2024-09-12T01:43:00Z" w16du:dateUtc="2024-09-12T07:43:00Z">
            <w:r w:rsidDel="0003609D">
              <w:rPr>
                <w:rFonts w:ascii="Calibri" w:eastAsia="Calibri" w:hAnsi="Calibri" w:cs="Calibri"/>
              </w:rPr>
              <w:delText>29</w:delText>
            </w:r>
          </w:del>
          <w:ins w:id="1709" w:author="ASTRID LIZETH LANDAVERDE CRUZ" w:date="2024-09-12T01:43:00Z" w16du:dateUtc="2024-09-12T07:43:00Z">
            <w:r w:rsidR="0003609D">
              <w:rPr>
                <w:rFonts w:ascii="Calibri" w:eastAsia="Calibri" w:hAnsi="Calibri" w:cs="Calibri"/>
              </w:rPr>
              <w:t>12</w:t>
            </w:r>
          </w:ins>
          <w:r>
            <w:rPr>
              <w:rFonts w:ascii="Calibri" w:eastAsia="Calibri" w:hAnsi="Calibri" w:cs="Calibri"/>
              <w:color w:val="000000"/>
            </w:rPr>
            <w:t>-</w:t>
          </w:r>
          <w:del w:id="1710" w:author="ASTRID LIZETH LANDAVERDE CRUZ" w:date="2024-09-12T01:43:00Z" w16du:dateUtc="2024-09-12T07:43:00Z">
            <w:r w:rsidDel="0003609D">
              <w:rPr>
                <w:rFonts w:ascii="Calibri" w:eastAsia="Calibri" w:hAnsi="Calibri" w:cs="Calibri"/>
                <w:color w:val="000000"/>
              </w:rPr>
              <w:delText>ago</w:delText>
            </w:r>
          </w:del>
          <w:ins w:id="1711" w:author="ASTRID LIZETH LANDAVERDE CRUZ" w:date="2024-09-12T01:43:00Z" w16du:dateUtc="2024-09-12T07:43:00Z">
            <w:r w:rsidR="0003609D">
              <w:rPr>
                <w:rFonts w:ascii="Calibri" w:eastAsia="Calibri" w:hAnsi="Calibri" w:cs="Calibri"/>
                <w:color w:val="000000"/>
              </w:rPr>
              <w:t>sept</w:t>
            </w:r>
          </w:ins>
          <w:r>
            <w:rPr>
              <w:rFonts w:ascii="Calibri" w:eastAsia="Calibri" w:hAnsi="Calibri" w:cs="Calibri"/>
              <w:color w:val="000000"/>
            </w:rPr>
            <w:t>-24 Código: MA</w:t>
          </w:r>
          <w:r>
            <w:rPr>
              <w:rFonts w:ascii="Calibri" w:eastAsia="Calibri" w:hAnsi="Calibri" w:cs="Calibri"/>
              <w:color w:val="000000"/>
              <w:sz w:val="20"/>
              <w:szCs w:val="20"/>
            </w:rPr>
            <w:t>-SIP-2</w:t>
          </w:r>
          <w:r>
            <w:rPr>
              <w:rFonts w:ascii="Calibri" w:eastAsia="Calibri" w:hAnsi="Calibri" w:cs="Calibri"/>
              <w:sz w:val="20"/>
              <w:szCs w:val="20"/>
            </w:rPr>
            <w:t>4</w:t>
          </w:r>
        </w:p>
      </w:tc>
    </w:tr>
  </w:tbl>
  <w:p w14:paraId="2D459812" w14:textId="77777777" w:rsidR="001815AC" w:rsidRDefault="001815AC">
    <w:pPr>
      <w:pBdr>
        <w:top w:val="nil"/>
        <w:left w:val="nil"/>
        <w:bottom w:val="nil"/>
        <w:right w:val="nil"/>
        <w:between w:val="nil"/>
      </w:pBdr>
      <w:tabs>
        <w:tab w:val="center" w:pos="4419"/>
        <w:tab w:val="right" w:pos="8838"/>
      </w:tabs>
      <w:spacing w:after="0" w:line="240" w:lineRule="auto"/>
      <w:jc w:val="center"/>
      <w:rPr>
        <w:color w:val="33643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F2E7F"/>
    <w:multiLevelType w:val="multilevel"/>
    <w:tmpl w:val="D52EE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F798D"/>
    <w:multiLevelType w:val="multilevel"/>
    <w:tmpl w:val="B2D8A1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7728AF"/>
    <w:multiLevelType w:val="multilevel"/>
    <w:tmpl w:val="E034B0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977EE2"/>
    <w:multiLevelType w:val="hybridMultilevel"/>
    <w:tmpl w:val="DA5204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F12E6"/>
    <w:multiLevelType w:val="multilevel"/>
    <w:tmpl w:val="634E298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0E160A0E"/>
    <w:multiLevelType w:val="hybridMultilevel"/>
    <w:tmpl w:val="A8FC3A34"/>
    <w:lvl w:ilvl="0" w:tplc="7B168A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7678B5"/>
    <w:multiLevelType w:val="multilevel"/>
    <w:tmpl w:val="1A605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5CC6693"/>
    <w:multiLevelType w:val="multilevel"/>
    <w:tmpl w:val="A7B2CB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16492FDA"/>
    <w:multiLevelType w:val="multilevel"/>
    <w:tmpl w:val="DBA626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6DC37C4"/>
    <w:multiLevelType w:val="multilevel"/>
    <w:tmpl w:val="1F28A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98963AB"/>
    <w:multiLevelType w:val="multilevel"/>
    <w:tmpl w:val="BDB0866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F23BF1"/>
    <w:multiLevelType w:val="multilevel"/>
    <w:tmpl w:val="91528D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9A59AF"/>
    <w:multiLevelType w:val="multilevel"/>
    <w:tmpl w:val="B5260EEA"/>
    <w:lvl w:ilvl="0">
      <w:start w:val="1"/>
      <w:numFmt w:val="low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54C1B34"/>
    <w:multiLevelType w:val="multilevel"/>
    <w:tmpl w:val="C53E68E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27897839"/>
    <w:multiLevelType w:val="hybridMultilevel"/>
    <w:tmpl w:val="D4C42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16EE5"/>
    <w:multiLevelType w:val="multilevel"/>
    <w:tmpl w:val="5642931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BF20D1D"/>
    <w:multiLevelType w:val="multilevel"/>
    <w:tmpl w:val="7D385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F0337E2"/>
    <w:multiLevelType w:val="multilevel"/>
    <w:tmpl w:val="5642931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60462CC"/>
    <w:multiLevelType w:val="multilevel"/>
    <w:tmpl w:val="0BFAD4E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37520124"/>
    <w:multiLevelType w:val="multilevel"/>
    <w:tmpl w:val="F4AC188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3A68659C"/>
    <w:multiLevelType w:val="multilevel"/>
    <w:tmpl w:val="D696B298"/>
    <w:lvl w:ilvl="0">
      <w:start w:val="1"/>
      <w:numFmt w:val="lowerLetter"/>
      <w:lvlText w:val="%1)"/>
      <w:lvlJc w:val="left"/>
      <w:pPr>
        <w:ind w:left="720" w:hanging="360"/>
      </w:pPr>
    </w:lvl>
    <w:lvl w:ilvl="1">
      <w:start w:val="1"/>
      <w:numFmt w:val="upp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BFC746C"/>
    <w:multiLevelType w:val="hybridMultilevel"/>
    <w:tmpl w:val="36861C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6E5286"/>
    <w:multiLevelType w:val="multilevel"/>
    <w:tmpl w:val="702003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F51446A"/>
    <w:multiLevelType w:val="multilevel"/>
    <w:tmpl w:val="983E2AF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28A5D1B"/>
    <w:multiLevelType w:val="hybridMultilevel"/>
    <w:tmpl w:val="8A789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802814"/>
    <w:multiLevelType w:val="multilevel"/>
    <w:tmpl w:val="9E324E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0D240FB"/>
    <w:multiLevelType w:val="multilevel"/>
    <w:tmpl w:val="474A3926"/>
    <w:lvl w:ilvl="0">
      <w:start w:val="1"/>
      <w:numFmt w:val="lowerLetter"/>
      <w:lvlText w:val="%1)"/>
      <w:lvlJc w:val="left"/>
      <w:pPr>
        <w:ind w:left="720" w:hanging="360"/>
      </w:pPr>
    </w:lvl>
    <w:lvl w:ilvl="1">
      <w:start w:val="1"/>
      <w:numFmt w:val="upp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47A1AA8"/>
    <w:multiLevelType w:val="multilevel"/>
    <w:tmpl w:val="9146C9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121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6F3625B"/>
    <w:multiLevelType w:val="multilevel"/>
    <w:tmpl w:val="1F3246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9" w15:restartNumberingAfterBreak="0">
    <w:nsid w:val="5BAC293F"/>
    <w:multiLevelType w:val="multilevel"/>
    <w:tmpl w:val="230A81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F6B6236"/>
    <w:multiLevelType w:val="multilevel"/>
    <w:tmpl w:val="FA38CE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1" w15:restartNumberingAfterBreak="0">
    <w:nsid w:val="5F7A0436"/>
    <w:multiLevelType w:val="multilevel"/>
    <w:tmpl w:val="7026F41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7656B2C"/>
    <w:multiLevelType w:val="hybridMultilevel"/>
    <w:tmpl w:val="F3E8AAE2"/>
    <w:lvl w:ilvl="0" w:tplc="080A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526DC9"/>
    <w:multiLevelType w:val="multilevel"/>
    <w:tmpl w:val="2EA281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C927367"/>
    <w:multiLevelType w:val="multilevel"/>
    <w:tmpl w:val="F78C3E2A"/>
    <w:lvl w:ilvl="0">
      <w:start w:val="1"/>
      <w:numFmt w:val="upperRoman"/>
      <w:pStyle w:val="Heading1"/>
      <w:lvlText w:val="%1."/>
      <w:lvlJc w:val="left"/>
      <w:pPr>
        <w:ind w:left="1080" w:hanging="72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5" w15:restartNumberingAfterBreak="0">
    <w:nsid w:val="700C4E08"/>
    <w:multiLevelType w:val="multilevel"/>
    <w:tmpl w:val="AB30E324"/>
    <w:lvl w:ilvl="0">
      <w:start w:val="1"/>
      <w:numFmt w:val="upperLetter"/>
      <w:pStyle w:val="Heading2"/>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0AB1C24"/>
    <w:multiLevelType w:val="hybridMultilevel"/>
    <w:tmpl w:val="76285E78"/>
    <w:lvl w:ilvl="0" w:tplc="080A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5046CE"/>
    <w:multiLevelType w:val="multilevel"/>
    <w:tmpl w:val="FE0E2A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7C876F8"/>
    <w:multiLevelType w:val="multilevel"/>
    <w:tmpl w:val="C67057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7B7473FA"/>
    <w:multiLevelType w:val="multilevel"/>
    <w:tmpl w:val="0A607E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E0D0B4B"/>
    <w:multiLevelType w:val="multilevel"/>
    <w:tmpl w:val="F5F8EC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7ED032F0"/>
    <w:multiLevelType w:val="multilevel"/>
    <w:tmpl w:val="A5C27B20"/>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788" w:hanging="707"/>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43012501">
    <w:abstractNumId w:val="17"/>
  </w:num>
  <w:num w:numId="2" w16cid:durableId="1770738439">
    <w:abstractNumId w:val="16"/>
  </w:num>
  <w:num w:numId="3" w16cid:durableId="1833325274">
    <w:abstractNumId w:val="22"/>
  </w:num>
  <w:num w:numId="4" w16cid:durableId="931472448">
    <w:abstractNumId w:val="41"/>
  </w:num>
  <w:num w:numId="5" w16cid:durableId="1657958625">
    <w:abstractNumId w:val="10"/>
  </w:num>
  <w:num w:numId="6" w16cid:durableId="1284574996">
    <w:abstractNumId w:val="39"/>
  </w:num>
  <w:num w:numId="7" w16cid:durableId="37710810">
    <w:abstractNumId w:val="37"/>
  </w:num>
  <w:num w:numId="8" w16cid:durableId="1819884808">
    <w:abstractNumId w:val="2"/>
  </w:num>
  <w:num w:numId="9" w16cid:durableId="1879194059">
    <w:abstractNumId w:val="34"/>
  </w:num>
  <w:num w:numId="10" w16cid:durableId="1375816221">
    <w:abstractNumId w:val="19"/>
  </w:num>
  <w:num w:numId="11" w16cid:durableId="1138840067">
    <w:abstractNumId w:val="35"/>
  </w:num>
  <w:num w:numId="12" w16cid:durableId="1609578589">
    <w:abstractNumId w:val="7"/>
  </w:num>
  <w:num w:numId="13" w16cid:durableId="283658146">
    <w:abstractNumId w:val="28"/>
  </w:num>
  <w:num w:numId="14" w16cid:durableId="1485657670">
    <w:abstractNumId w:val="29"/>
  </w:num>
  <w:num w:numId="15" w16cid:durableId="162475344">
    <w:abstractNumId w:val="23"/>
  </w:num>
  <w:num w:numId="16" w16cid:durableId="87625818">
    <w:abstractNumId w:val="20"/>
  </w:num>
  <w:num w:numId="17" w16cid:durableId="1341346917">
    <w:abstractNumId w:val="4"/>
  </w:num>
  <w:num w:numId="18" w16cid:durableId="1567182743">
    <w:abstractNumId w:val="31"/>
  </w:num>
  <w:num w:numId="19" w16cid:durableId="369887132">
    <w:abstractNumId w:val="18"/>
  </w:num>
  <w:num w:numId="20" w16cid:durableId="733624011">
    <w:abstractNumId w:val="6"/>
  </w:num>
  <w:num w:numId="21" w16cid:durableId="1159072970">
    <w:abstractNumId w:val="25"/>
  </w:num>
  <w:num w:numId="22" w16cid:durableId="174654595">
    <w:abstractNumId w:val="12"/>
  </w:num>
  <w:num w:numId="23" w16cid:durableId="2024160639">
    <w:abstractNumId w:val="8"/>
  </w:num>
  <w:num w:numId="24" w16cid:durableId="558396183">
    <w:abstractNumId w:val="40"/>
  </w:num>
  <w:num w:numId="25" w16cid:durableId="1387995511">
    <w:abstractNumId w:val="1"/>
  </w:num>
  <w:num w:numId="26" w16cid:durableId="1804731365">
    <w:abstractNumId w:val="11"/>
  </w:num>
  <w:num w:numId="27" w16cid:durableId="1908613896">
    <w:abstractNumId w:val="30"/>
  </w:num>
  <w:num w:numId="28" w16cid:durableId="1469591571">
    <w:abstractNumId w:val="26"/>
  </w:num>
  <w:num w:numId="29" w16cid:durableId="1299611542">
    <w:abstractNumId w:val="33"/>
  </w:num>
  <w:num w:numId="30" w16cid:durableId="1364592518">
    <w:abstractNumId w:val="27"/>
  </w:num>
  <w:num w:numId="31" w16cid:durableId="1275288497">
    <w:abstractNumId w:val="13"/>
  </w:num>
  <w:num w:numId="32" w16cid:durableId="335688862">
    <w:abstractNumId w:val="38"/>
  </w:num>
  <w:num w:numId="33" w16cid:durableId="1905681371">
    <w:abstractNumId w:val="9"/>
  </w:num>
  <w:num w:numId="34" w16cid:durableId="74976416">
    <w:abstractNumId w:val="15"/>
  </w:num>
  <w:num w:numId="35" w16cid:durableId="687413996">
    <w:abstractNumId w:val="0"/>
  </w:num>
  <w:num w:numId="36" w16cid:durableId="1804077106">
    <w:abstractNumId w:val="3"/>
  </w:num>
  <w:num w:numId="37" w16cid:durableId="101997645">
    <w:abstractNumId w:val="5"/>
  </w:num>
  <w:num w:numId="38" w16cid:durableId="535771381">
    <w:abstractNumId w:val="21"/>
  </w:num>
  <w:num w:numId="39" w16cid:durableId="1240024166">
    <w:abstractNumId w:val="24"/>
  </w:num>
  <w:num w:numId="40" w16cid:durableId="83381088">
    <w:abstractNumId w:val="32"/>
  </w:num>
  <w:num w:numId="41" w16cid:durableId="1817649269">
    <w:abstractNumId w:val="36"/>
  </w:num>
  <w:num w:numId="42" w16cid:durableId="37265697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STRID LIZETH LANDAVERDE CRUZ">
    <w15:presenceInfo w15:providerId="AD" w15:userId="S::200900701@ujmd.edu.sv::0f3cfbe7-3974-46a0-85ee-90db3d468f5a"/>
  </w15:person>
  <w15:person w15:author="Jose Castañeda">
    <w15:presenceInfo w15:providerId="Windows Live" w15:userId="74d6696a4c6403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5AC"/>
    <w:rsid w:val="00027F70"/>
    <w:rsid w:val="0003609D"/>
    <w:rsid w:val="00042C57"/>
    <w:rsid w:val="00081881"/>
    <w:rsid w:val="001151C3"/>
    <w:rsid w:val="00130DBF"/>
    <w:rsid w:val="001656EC"/>
    <w:rsid w:val="001815AC"/>
    <w:rsid w:val="001E0881"/>
    <w:rsid w:val="002508F8"/>
    <w:rsid w:val="002653C7"/>
    <w:rsid w:val="003B0808"/>
    <w:rsid w:val="003E3C2C"/>
    <w:rsid w:val="004348A3"/>
    <w:rsid w:val="00435338"/>
    <w:rsid w:val="00463E03"/>
    <w:rsid w:val="00490426"/>
    <w:rsid w:val="00497667"/>
    <w:rsid w:val="004B3E38"/>
    <w:rsid w:val="0057078F"/>
    <w:rsid w:val="005822A1"/>
    <w:rsid w:val="005C45C9"/>
    <w:rsid w:val="00627C5A"/>
    <w:rsid w:val="00642217"/>
    <w:rsid w:val="006A2D1A"/>
    <w:rsid w:val="00700EB3"/>
    <w:rsid w:val="00732A7B"/>
    <w:rsid w:val="00785FE2"/>
    <w:rsid w:val="007B38E2"/>
    <w:rsid w:val="00893451"/>
    <w:rsid w:val="00903D37"/>
    <w:rsid w:val="00930840"/>
    <w:rsid w:val="009B0A1C"/>
    <w:rsid w:val="009B7BEE"/>
    <w:rsid w:val="00A02C80"/>
    <w:rsid w:val="00A037D5"/>
    <w:rsid w:val="00AD6888"/>
    <w:rsid w:val="00B24838"/>
    <w:rsid w:val="00B51ECD"/>
    <w:rsid w:val="00B72136"/>
    <w:rsid w:val="00BD46E3"/>
    <w:rsid w:val="00BD52A9"/>
    <w:rsid w:val="00BF6284"/>
    <w:rsid w:val="00C36077"/>
    <w:rsid w:val="00D719DD"/>
    <w:rsid w:val="00EB5513"/>
    <w:rsid w:val="00FF0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AF06"/>
  <w15:docId w15:val="{DD77165C-CB29-F44E-9F3E-DD0E0DCEB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rbel" w:eastAsia="Corbel" w:hAnsi="Corbel" w:cs="Corbel"/>
        <w:sz w:val="22"/>
        <w:szCs w:val="22"/>
        <w:lang w:val="es-SV"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F"/>
  </w:style>
  <w:style w:type="paragraph" w:styleId="Heading1">
    <w:name w:val="heading 1"/>
    <w:basedOn w:val="Normal"/>
    <w:next w:val="Normal"/>
    <w:link w:val="Heading1Char"/>
    <w:uiPriority w:val="9"/>
    <w:qFormat/>
    <w:rsid w:val="009C4883"/>
    <w:pPr>
      <w:keepNext/>
      <w:keepLines/>
      <w:numPr>
        <w:numId w:val="9"/>
      </w:numPr>
      <w:spacing w:before="400" w:after="40" w:line="240" w:lineRule="auto"/>
      <w:outlineLvl w:val="0"/>
    </w:pPr>
    <w:rPr>
      <w:rFonts w:ascii="Calibri" w:eastAsiaTheme="majorEastAsia" w:hAnsi="Calibri" w:cstheme="majorBidi"/>
      <w:b/>
      <w:bCs/>
      <w:color w:val="1A1A1A" w:themeColor="background1" w:themeShade="1A"/>
      <w:sz w:val="24"/>
      <w:szCs w:val="24"/>
    </w:rPr>
  </w:style>
  <w:style w:type="paragraph" w:styleId="Heading2">
    <w:name w:val="heading 2"/>
    <w:basedOn w:val="Normal"/>
    <w:next w:val="Normal"/>
    <w:link w:val="Heading2Char"/>
    <w:uiPriority w:val="9"/>
    <w:unhideWhenUsed/>
    <w:qFormat/>
    <w:rsid w:val="001271B6"/>
    <w:pPr>
      <w:keepNext/>
      <w:keepLines/>
      <w:numPr>
        <w:numId w:val="11"/>
      </w:numPr>
      <w:spacing w:before="40" w:after="0" w:line="240" w:lineRule="auto"/>
      <w:outlineLvl w:val="1"/>
    </w:pPr>
    <w:rPr>
      <w:rFonts w:ascii="Calibri" w:eastAsiaTheme="majorEastAsia" w:hAnsi="Calibri" w:cstheme="majorHAnsi"/>
      <w:color w:val="1A1A1A" w:themeColor="background1" w:themeShade="1A"/>
      <w:sz w:val="24"/>
      <w:szCs w:val="24"/>
    </w:rPr>
  </w:style>
  <w:style w:type="paragraph" w:styleId="Heading3">
    <w:name w:val="heading 3"/>
    <w:basedOn w:val="Normal"/>
    <w:next w:val="Normal"/>
    <w:link w:val="Heading3Char"/>
    <w:uiPriority w:val="9"/>
    <w:unhideWhenUsed/>
    <w:qFormat/>
    <w:rsid w:val="00162F85"/>
    <w:pPr>
      <w:keepNext/>
      <w:keepLines/>
      <w:spacing w:before="40" w:after="0" w:line="240" w:lineRule="auto"/>
      <w:outlineLvl w:val="2"/>
    </w:pPr>
    <w:rPr>
      <w:rFonts w:asciiTheme="majorHAnsi" w:eastAsiaTheme="majorEastAsia" w:hAnsiTheme="majorHAnsi" w:cstheme="majorBidi"/>
      <w:color w:val="374C80" w:themeColor="accent1" w:themeShade="BF"/>
      <w:sz w:val="28"/>
      <w:szCs w:val="28"/>
    </w:rPr>
  </w:style>
  <w:style w:type="paragraph" w:styleId="Heading4">
    <w:name w:val="heading 4"/>
    <w:basedOn w:val="Normal"/>
    <w:next w:val="Normal"/>
    <w:link w:val="Heading4Char"/>
    <w:uiPriority w:val="9"/>
    <w:unhideWhenUsed/>
    <w:qFormat/>
    <w:rsid w:val="00162F85"/>
    <w:pPr>
      <w:keepNext/>
      <w:keepLines/>
      <w:spacing w:before="40" w:after="0"/>
      <w:outlineLvl w:val="3"/>
    </w:pPr>
    <w:rPr>
      <w:rFonts w:asciiTheme="majorHAnsi" w:eastAsiaTheme="majorEastAsia" w:hAnsiTheme="majorHAnsi" w:cstheme="majorBidi"/>
      <w:color w:val="374C80" w:themeColor="accent1" w:themeShade="BF"/>
      <w:sz w:val="24"/>
      <w:szCs w:val="24"/>
    </w:rPr>
  </w:style>
  <w:style w:type="paragraph" w:styleId="Heading5">
    <w:name w:val="heading 5"/>
    <w:basedOn w:val="Normal"/>
    <w:next w:val="Normal"/>
    <w:link w:val="Heading5Char"/>
    <w:uiPriority w:val="9"/>
    <w:semiHidden/>
    <w:unhideWhenUsed/>
    <w:qFormat/>
    <w:rsid w:val="00162F85"/>
    <w:pPr>
      <w:keepNext/>
      <w:keepLines/>
      <w:spacing w:before="40" w:after="0"/>
      <w:outlineLvl w:val="4"/>
    </w:pPr>
    <w:rPr>
      <w:rFonts w:asciiTheme="majorHAnsi" w:eastAsiaTheme="majorEastAsia" w:hAnsiTheme="majorHAnsi" w:cstheme="majorBidi"/>
      <w:caps/>
      <w:color w:val="374C80" w:themeColor="accent1" w:themeShade="BF"/>
    </w:rPr>
  </w:style>
  <w:style w:type="paragraph" w:styleId="Heading6">
    <w:name w:val="heading 6"/>
    <w:basedOn w:val="Normal"/>
    <w:next w:val="Normal"/>
    <w:link w:val="Heading6Char"/>
    <w:uiPriority w:val="9"/>
    <w:semiHidden/>
    <w:unhideWhenUsed/>
    <w:qFormat/>
    <w:rsid w:val="00162F85"/>
    <w:pPr>
      <w:keepNext/>
      <w:keepLines/>
      <w:spacing w:before="40" w:after="0"/>
      <w:outlineLvl w:val="5"/>
    </w:pPr>
    <w:rPr>
      <w:rFonts w:asciiTheme="majorHAnsi" w:eastAsiaTheme="majorEastAsia" w:hAnsiTheme="majorHAnsi" w:cstheme="majorBidi"/>
      <w:i/>
      <w:iCs/>
      <w:caps/>
      <w:color w:val="253356" w:themeColor="accent1" w:themeShade="80"/>
    </w:rPr>
  </w:style>
  <w:style w:type="paragraph" w:styleId="Heading7">
    <w:name w:val="heading 7"/>
    <w:basedOn w:val="Normal"/>
    <w:next w:val="Normal"/>
    <w:link w:val="Heading7Char"/>
    <w:uiPriority w:val="9"/>
    <w:semiHidden/>
    <w:unhideWhenUsed/>
    <w:qFormat/>
    <w:rsid w:val="00162F85"/>
    <w:pPr>
      <w:keepNext/>
      <w:keepLines/>
      <w:spacing w:before="40" w:after="0"/>
      <w:outlineLvl w:val="6"/>
    </w:pPr>
    <w:rPr>
      <w:rFonts w:asciiTheme="majorHAnsi" w:eastAsiaTheme="majorEastAsia" w:hAnsiTheme="majorHAnsi" w:cstheme="majorBidi"/>
      <w:b/>
      <w:bCs/>
      <w:color w:val="253356" w:themeColor="accent1" w:themeShade="80"/>
    </w:rPr>
  </w:style>
  <w:style w:type="paragraph" w:styleId="Heading8">
    <w:name w:val="heading 8"/>
    <w:basedOn w:val="Normal"/>
    <w:next w:val="Normal"/>
    <w:link w:val="Heading8Char"/>
    <w:uiPriority w:val="9"/>
    <w:semiHidden/>
    <w:unhideWhenUsed/>
    <w:qFormat/>
    <w:rsid w:val="00162F85"/>
    <w:pPr>
      <w:keepNext/>
      <w:keepLines/>
      <w:spacing w:before="40" w:after="0"/>
      <w:outlineLvl w:val="7"/>
    </w:pPr>
    <w:rPr>
      <w:rFonts w:asciiTheme="majorHAnsi" w:eastAsiaTheme="majorEastAsia" w:hAnsiTheme="majorHAnsi" w:cstheme="majorBidi"/>
      <w:b/>
      <w:bCs/>
      <w:i/>
      <w:iCs/>
      <w:color w:val="253356" w:themeColor="accent1" w:themeShade="80"/>
    </w:rPr>
  </w:style>
  <w:style w:type="paragraph" w:styleId="Heading9">
    <w:name w:val="heading 9"/>
    <w:basedOn w:val="Normal"/>
    <w:next w:val="Normal"/>
    <w:link w:val="Heading9Char"/>
    <w:uiPriority w:val="9"/>
    <w:semiHidden/>
    <w:unhideWhenUsed/>
    <w:qFormat/>
    <w:rsid w:val="00162F85"/>
    <w:pPr>
      <w:keepNext/>
      <w:keepLines/>
      <w:spacing w:before="40" w:after="0"/>
      <w:outlineLvl w:val="8"/>
    </w:pPr>
    <w:rPr>
      <w:rFonts w:asciiTheme="majorHAnsi" w:eastAsiaTheme="majorEastAsia" w:hAnsiTheme="majorHAnsi" w:cstheme="majorBidi"/>
      <w:i/>
      <w:iCs/>
      <w:color w:val="253356"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62F85"/>
    <w:pPr>
      <w:spacing w:after="0" w:line="204" w:lineRule="auto"/>
      <w:contextualSpacing/>
    </w:pPr>
    <w:rPr>
      <w:rFonts w:asciiTheme="majorHAnsi" w:eastAsiaTheme="majorEastAsia" w:hAnsiTheme="majorHAnsi" w:cstheme="majorBidi"/>
      <w:caps/>
      <w:color w:val="242852" w:themeColor="text2"/>
      <w:spacing w:val="-15"/>
      <w:sz w:val="72"/>
      <w:szCs w:val="72"/>
    </w:rPr>
  </w:style>
  <w:style w:type="character" w:customStyle="1" w:styleId="Heading1Char">
    <w:name w:val="Heading 1 Char"/>
    <w:basedOn w:val="DefaultParagraphFont"/>
    <w:link w:val="Heading1"/>
    <w:uiPriority w:val="9"/>
    <w:rsid w:val="009C4883"/>
    <w:rPr>
      <w:rFonts w:ascii="Calibri" w:eastAsiaTheme="majorEastAsia" w:hAnsi="Calibri" w:cstheme="majorBidi"/>
      <w:b/>
      <w:bCs/>
      <w:color w:val="1A1A1A" w:themeColor="background1" w:themeShade="1A"/>
      <w:sz w:val="24"/>
      <w:szCs w:val="24"/>
    </w:rPr>
  </w:style>
  <w:style w:type="character" w:customStyle="1" w:styleId="Heading2Char">
    <w:name w:val="Heading 2 Char"/>
    <w:basedOn w:val="DefaultParagraphFont"/>
    <w:link w:val="Heading2"/>
    <w:uiPriority w:val="9"/>
    <w:rsid w:val="001271B6"/>
    <w:rPr>
      <w:rFonts w:ascii="Calibri" w:eastAsiaTheme="majorEastAsia" w:hAnsi="Calibri" w:cstheme="majorHAnsi"/>
      <w:color w:val="1A1A1A" w:themeColor="background1" w:themeShade="1A"/>
      <w:sz w:val="24"/>
      <w:szCs w:val="24"/>
    </w:rPr>
  </w:style>
  <w:style w:type="character" w:customStyle="1" w:styleId="Heading3Char">
    <w:name w:val="Heading 3 Char"/>
    <w:basedOn w:val="DefaultParagraphFont"/>
    <w:link w:val="Heading3"/>
    <w:uiPriority w:val="9"/>
    <w:rsid w:val="00162F85"/>
    <w:rPr>
      <w:rFonts w:asciiTheme="majorHAnsi" w:eastAsiaTheme="majorEastAsia" w:hAnsiTheme="majorHAnsi"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162F85"/>
    <w:rPr>
      <w:rFonts w:asciiTheme="majorHAnsi" w:eastAsiaTheme="majorEastAsia" w:hAnsiTheme="majorHAnsi" w:cstheme="majorBidi"/>
      <w:color w:val="374C80" w:themeColor="accent1" w:themeShade="BF"/>
      <w:sz w:val="24"/>
      <w:szCs w:val="24"/>
    </w:rPr>
  </w:style>
  <w:style w:type="character" w:customStyle="1" w:styleId="Heading5Char">
    <w:name w:val="Heading 5 Char"/>
    <w:basedOn w:val="DefaultParagraphFont"/>
    <w:link w:val="Heading5"/>
    <w:uiPriority w:val="9"/>
    <w:semiHidden/>
    <w:rsid w:val="00162F85"/>
    <w:rPr>
      <w:rFonts w:asciiTheme="majorHAnsi" w:eastAsiaTheme="majorEastAsia" w:hAnsiTheme="majorHAnsi" w:cstheme="majorBidi"/>
      <w:caps/>
      <w:color w:val="374C80" w:themeColor="accent1" w:themeShade="BF"/>
    </w:rPr>
  </w:style>
  <w:style w:type="character" w:customStyle="1" w:styleId="Heading6Char">
    <w:name w:val="Heading 6 Char"/>
    <w:basedOn w:val="DefaultParagraphFont"/>
    <w:link w:val="Heading6"/>
    <w:uiPriority w:val="9"/>
    <w:semiHidden/>
    <w:rsid w:val="00162F85"/>
    <w:rPr>
      <w:rFonts w:asciiTheme="majorHAnsi" w:eastAsiaTheme="majorEastAsia" w:hAnsiTheme="majorHAnsi" w:cstheme="majorBidi"/>
      <w:i/>
      <w:iCs/>
      <w:caps/>
      <w:color w:val="253356" w:themeColor="accent1" w:themeShade="80"/>
    </w:rPr>
  </w:style>
  <w:style w:type="character" w:customStyle="1" w:styleId="Heading7Char">
    <w:name w:val="Heading 7 Char"/>
    <w:basedOn w:val="DefaultParagraphFont"/>
    <w:link w:val="Heading7"/>
    <w:uiPriority w:val="9"/>
    <w:semiHidden/>
    <w:rsid w:val="00162F85"/>
    <w:rPr>
      <w:rFonts w:asciiTheme="majorHAnsi" w:eastAsiaTheme="majorEastAsia" w:hAnsiTheme="majorHAnsi" w:cstheme="majorBidi"/>
      <w:b/>
      <w:bCs/>
      <w:color w:val="253356" w:themeColor="accent1" w:themeShade="80"/>
    </w:rPr>
  </w:style>
  <w:style w:type="character" w:customStyle="1" w:styleId="Heading8Char">
    <w:name w:val="Heading 8 Char"/>
    <w:basedOn w:val="DefaultParagraphFont"/>
    <w:link w:val="Heading8"/>
    <w:uiPriority w:val="9"/>
    <w:semiHidden/>
    <w:rsid w:val="00162F85"/>
    <w:rPr>
      <w:rFonts w:asciiTheme="majorHAnsi" w:eastAsiaTheme="majorEastAsia" w:hAnsiTheme="majorHAnsi" w:cstheme="majorBidi"/>
      <w:b/>
      <w:bCs/>
      <w:i/>
      <w:iCs/>
      <w:color w:val="253356" w:themeColor="accent1" w:themeShade="80"/>
    </w:rPr>
  </w:style>
  <w:style w:type="character" w:customStyle="1" w:styleId="Heading9Char">
    <w:name w:val="Heading 9 Char"/>
    <w:basedOn w:val="DefaultParagraphFont"/>
    <w:link w:val="Heading9"/>
    <w:uiPriority w:val="9"/>
    <w:semiHidden/>
    <w:rsid w:val="00162F85"/>
    <w:rPr>
      <w:rFonts w:asciiTheme="majorHAnsi" w:eastAsiaTheme="majorEastAsia" w:hAnsiTheme="majorHAnsi" w:cstheme="majorBidi"/>
      <w:i/>
      <w:iCs/>
      <w:color w:val="253356" w:themeColor="accent1" w:themeShade="80"/>
    </w:rPr>
  </w:style>
  <w:style w:type="paragraph" w:styleId="Header">
    <w:name w:val="header"/>
    <w:basedOn w:val="Normal"/>
    <w:link w:val="HeaderChar"/>
    <w:uiPriority w:val="99"/>
    <w:unhideWhenUsed/>
    <w:rsid w:val="007B2973"/>
    <w:pPr>
      <w:tabs>
        <w:tab w:val="center" w:pos="4419"/>
        <w:tab w:val="right" w:pos="8838"/>
      </w:tabs>
      <w:spacing w:after="0" w:line="240" w:lineRule="auto"/>
    </w:pPr>
  </w:style>
  <w:style w:type="character" w:customStyle="1" w:styleId="HeaderChar">
    <w:name w:val="Header Char"/>
    <w:basedOn w:val="DefaultParagraphFont"/>
    <w:link w:val="Header"/>
    <w:uiPriority w:val="99"/>
    <w:rsid w:val="007B2973"/>
  </w:style>
  <w:style w:type="paragraph" w:styleId="Footer">
    <w:name w:val="footer"/>
    <w:basedOn w:val="Normal"/>
    <w:link w:val="FooterChar"/>
    <w:uiPriority w:val="99"/>
    <w:unhideWhenUsed/>
    <w:rsid w:val="007B2973"/>
    <w:pPr>
      <w:tabs>
        <w:tab w:val="center" w:pos="4419"/>
        <w:tab w:val="right" w:pos="8838"/>
      </w:tabs>
      <w:spacing w:after="0" w:line="240" w:lineRule="auto"/>
    </w:pPr>
  </w:style>
  <w:style w:type="character" w:customStyle="1" w:styleId="FooterChar">
    <w:name w:val="Footer Char"/>
    <w:basedOn w:val="DefaultParagraphFont"/>
    <w:link w:val="Footer"/>
    <w:uiPriority w:val="99"/>
    <w:rsid w:val="007B2973"/>
  </w:style>
  <w:style w:type="paragraph" w:styleId="ListParagraph">
    <w:name w:val="List Paragraph"/>
    <w:basedOn w:val="Normal"/>
    <w:uiPriority w:val="34"/>
    <w:qFormat/>
    <w:rsid w:val="007B2973"/>
    <w:pPr>
      <w:ind w:left="720"/>
      <w:contextualSpacing/>
    </w:pPr>
  </w:style>
  <w:style w:type="character" w:styleId="Hyperlink">
    <w:name w:val="Hyperlink"/>
    <w:basedOn w:val="DefaultParagraphFont"/>
    <w:uiPriority w:val="99"/>
    <w:unhideWhenUsed/>
    <w:rsid w:val="007B2973"/>
    <w:rPr>
      <w:color w:val="9454C3" w:themeColor="hyperlink"/>
      <w:u w:val="single"/>
    </w:rPr>
  </w:style>
  <w:style w:type="table" w:styleId="TableGrid">
    <w:name w:val="Table Grid"/>
    <w:basedOn w:val="TableNormal"/>
    <w:uiPriority w:val="39"/>
    <w:rsid w:val="007B2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B2973"/>
    <w:rPr>
      <w:sz w:val="16"/>
      <w:szCs w:val="16"/>
    </w:rPr>
  </w:style>
  <w:style w:type="paragraph" w:styleId="CommentText">
    <w:name w:val="annotation text"/>
    <w:basedOn w:val="Normal"/>
    <w:link w:val="CommentTextChar"/>
    <w:uiPriority w:val="99"/>
    <w:unhideWhenUsed/>
    <w:rsid w:val="007B2973"/>
    <w:pPr>
      <w:spacing w:line="240" w:lineRule="auto"/>
    </w:pPr>
    <w:rPr>
      <w:sz w:val="20"/>
      <w:szCs w:val="20"/>
    </w:rPr>
  </w:style>
  <w:style w:type="character" w:customStyle="1" w:styleId="CommentTextChar">
    <w:name w:val="Comment Text Char"/>
    <w:basedOn w:val="DefaultParagraphFont"/>
    <w:link w:val="CommentText"/>
    <w:uiPriority w:val="99"/>
    <w:rsid w:val="007B2973"/>
    <w:rPr>
      <w:sz w:val="20"/>
      <w:szCs w:val="20"/>
    </w:rPr>
  </w:style>
  <w:style w:type="paragraph" w:styleId="CommentSubject">
    <w:name w:val="annotation subject"/>
    <w:basedOn w:val="CommentText"/>
    <w:next w:val="CommentText"/>
    <w:link w:val="CommentSubjectChar"/>
    <w:uiPriority w:val="99"/>
    <w:semiHidden/>
    <w:unhideWhenUsed/>
    <w:rsid w:val="007B2973"/>
    <w:rPr>
      <w:b/>
      <w:bCs/>
    </w:rPr>
  </w:style>
  <w:style w:type="character" w:customStyle="1" w:styleId="CommentSubjectChar">
    <w:name w:val="Comment Subject Char"/>
    <w:basedOn w:val="CommentTextChar"/>
    <w:link w:val="CommentSubject"/>
    <w:uiPriority w:val="99"/>
    <w:semiHidden/>
    <w:rsid w:val="007B2973"/>
    <w:rPr>
      <w:b/>
      <w:bCs/>
      <w:sz w:val="20"/>
      <w:szCs w:val="20"/>
    </w:rPr>
  </w:style>
  <w:style w:type="paragraph" w:styleId="BalloonText">
    <w:name w:val="Balloon Text"/>
    <w:basedOn w:val="Normal"/>
    <w:link w:val="BalloonTextChar"/>
    <w:uiPriority w:val="99"/>
    <w:semiHidden/>
    <w:unhideWhenUsed/>
    <w:rsid w:val="007B2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2973"/>
    <w:rPr>
      <w:rFonts w:ascii="Segoe UI" w:hAnsi="Segoe UI" w:cs="Segoe UI"/>
      <w:sz w:val="18"/>
      <w:szCs w:val="18"/>
    </w:rPr>
  </w:style>
  <w:style w:type="paragraph" w:styleId="TOCHeading">
    <w:name w:val="TOC Heading"/>
    <w:basedOn w:val="Heading1"/>
    <w:next w:val="Normal"/>
    <w:uiPriority w:val="39"/>
    <w:unhideWhenUsed/>
    <w:qFormat/>
    <w:rsid w:val="00162F85"/>
    <w:pPr>
      <w:outlineLvl w:val="9"/>
    </w:pPr>
  </w:style>
  <w:style w:type="paragraph" w:customStyle="1" w:styleId="Default">
    <w:name w:val="Default"/>
    <w:rsid w:val="007B2973"/>
    <w:pPr>
      <w:autoSpaceDE w:val="0"/>
      <w:autoSpaceDN w:val="0"/>
      <w:adjustRightInd w:val="0"/>
      <w:spacing w:after="0" w:line="240" w:lineRule="auto"/>
    </w:pPr>
    <w:rPr>
      <w:rFonts w:ascii="Calibri" w:hAnsi="Calibri" w:cs="Calibri"/>
      <w:color w:val="000000"/>
      <w:sz w:val="24"/>
      <w:szCs w:val="24"/>
      <w:lang w:val="es-MX"/>
    </w:rPr>
  </w:style>
  <w:style w:type="paragraph" w:styleId="TOC1">
    <w:name w:val="toc 1"/>
    <w:basedOn w:val="Normal"/>
    <w:next w:val="Normal"/>
    <w:autoRedefine/>
    <w:uiPriority w:val="39"/>
    <w:unhideWhenUsed/>
    <w:rsid w:val="007B2973"/>
    <w:pPr>
      <w:spacing w:after="100"/>
    </w:pPr>
  </w:style>
  <w:style w:type="paragraph" w:styleId="TOC2">
    <w:name w:val="toc 2"/>
    <w:basedOn w:val="Normal"/>
    <w:next w:val="Normal"/>
    <w:autoRedefine/>
    <w:uiPriority w:val="39"/>
    <w:unhideWhenUsed/>
    <w:rsid w:val="001271B6"/>
    <w:pPr>
      <w:tabs>
        <w:tab w:val="left" w:pos="660"/>
        <w:tab w:val="right" w:leader="dot" w:pos="9204"/>
      </w:tabs>
      <w:spacing w:after="100"/>
      <w:ind w:left="220"/>
    </w:pPr>
    <w:rPr>
      <w:rFonts w:ascii="Calibri" w:eastAsia="Calibri" w:hAnsi="Calibri" w:cstheme="majorHAnsi"/>
      <w:b/>
      <w:bCs/>
      <w:noProof/>
    </w:rPr>
  </w:style>
  <w:style w:type="character" w:styleId="Strong">
    <w:name w:val="Strong"/>
    <w:basedOn w:val="DefaultParagraphFont"/>
    <w:uiPriority w:val="22"/>
    <w:qFormat/>
    <w:rsid w:val="00162F85"/>
    <w:rPr>
      <w:b/>
      <w:bCs/>
    </w:rPr>
  </w:style>
  <w:style w:type="paragraph" w:styleId="TOC3">
    <w:name w:val="toc 3"/>
    <w:basedOn w:val="Normal"/>
    <w:next w:val="Normal"/>
    <w:autoRedefine/>
    <w:uiPriority w:val="39"/>
    <w:unhideWhenUsed/>
    <w:rsid w:val="007B2973"/>
    <w:pPr>
      <w:spacing w:after="100"/>
      <w:ind w:left="440"/>
    </w:pPr>
  </w:style>
  <w:style w:type="character" w:customStyle="1" w:styleId="a">
    <w:name w:val="Основной текст_"/>
    <w:basedOn w:val="DefaultParagraphFont"/>
    <w:link w:val="1"/>
    <w:rsid w:val="007B2973"/>
    <w:rPr>
      <w:rFonts w:ascii="Arial" w:eastAsia="Arial" w:hAnsi="Arial" w:cs="Arial"/>
      <w:sz w:val="21"/>
      <w:szCs w:val="21"/>
      <w:shd w:val="clear" w:color="auto" w:fill="FFFFFF"/>
    </w:rPr>
  </w:style>
  <w:style w:type="paragraph" w:customStyle="1" w:styleId="1">
    <w:name w:val="Основной текст1"/>
    <w:basedOn w:val="Normal"/>
    <w:link w:val="a"/>
    <w:rsid w:val="007B2973"/>
    <w:pPr>
      <w:widowControl w:val="0"/>
      <w:shd w:val="clear" w:color="auto" w:fill="FFFFFF"/>
      <w:spacing w:before="480" w:after="0" w:line="414" w:lineRule="exact"/>
      <w:ind w:hanging="1160"/>
      <w:jc w:val="both"/>
    </w:pPr>
    <w:rPr>
      <w:rFonts w:ascii="Arial" w:eastAsia="Arial" w:hAnsi="Arial" w:cs="Arial"/>
      <w:sz w:val="21"/>
      <w:szCs w:val="21"/>
    </w:rPr>
  </w:style>
  <w:style w:type="paragraph" w:styleId="NoSpacing">
    <w:name w:val="No Spacing"/>
    <w:link w:val="NoSpacingChar"/>
    <w:uiPriority w:val="1"/>
    <w:qFormat/>
    <w:rsid w:val="00162F85"/>
    <w:pPr>
      <w:spacing w:after="0" w:line="240" w:lineRule="auto"/>
    </w:pPr>
  </w:style>
  <w:style w:type="character" w:customStyle="1" w:styleId="NoSpacingChar">
    <w:name w:val="No Spacing Char"/>
    <w:basedOn w:val="DefaultParagraphFont"/>
    <w:link w:val="NoSpacing"/>
    <w:uiPriority w:val="1"/>
    <w:rsid w:val="00003062"/>
  </w:style>
  <w:style w:type="character" w:customStyle="1" w:styleId="Textodemarcadordeposicin">
    <w:name w:val="Texto de marcador de posición"/>
    <w:basedOn w:val="DefaultParagraphFont"/>
    <w:uiPriority w:val="99"/>
    <w:semiHidden/>
    <w:rsid w:val="00B5456E"/>
    <w:rPr>
      <w:color w:val="808080"/>
    </w:rPr>
  </w:style>
  <w:style w:type="character" w:styleId="UnresolvedMention">
    <w:name w:val="Unresolved Mention"/>
    <w:basedOn w:val="DefaultParagraphFont"/>
    <w:uiPriority w:val="99"/>
    <w:semiHidden/>
    <w:unhideWhenUsed/>
    <w:rsid w:val="00E37825"/>
    <w:rPr>
      <w:color w:val="605E5C"/>
      <w:shd w:val="clear" w:color="auto" w:fill="E1DFDD"/>
    </w:rPr>
  </w:style>
  <w:style w:type="paragraph" w:styleId="Caption">
    <w:name w:val="caption"/>
    <w:basedOn w:val="Normal"/>
    <w:next w:val="Normal"/>
    <w:uiPriority w:val="35"/>
    <w:unhideWhenUsed/>
    <w:qFormat/>
    <w:rsid w:val="00162F85"/>
    <w:pPr>
      <w:spacing w:line="240" w:lineRule="auto"/>
    </w:pPr>
    <w:rPr>
      <w:b/>
      <w:bCs/>
      <w:smallCaps/>
      <w:color w:val="242852" w:themeColor="text2"/>
    </w:rPr>
  </w:style>
  <w:style w:type="character" w:customStyle="1" w:styleId="TitleChar">
    <w:name w:val="Title Char"/>
    <w:basedOn w:val="DefaultParagraphFont"/>
    <w:link w:val="Title"/>
    <w:uiPriority w:val="10"/>
    <w:rsid w:val="00162F85"/>
    <w:rPr>
      <w:rFonts w:asciiTheme="majorHAnsi" w:eastAsiaTheme="majorEastAsia" w:hAnsiTheme="majorHAnsi" w:cstheme="majorBidi"/>
      <w:caps/>
      <w:color w:val="242852" w:themeColor="text2"/>
      <w:spacing w:val="-15"/>
      <w:sz w:val="72"/>
      <w:szCs w:val="72"/>
    </w:rPr>
  </w:style>
  <w:style w:type="paragraph" w:styleId="Subtitle">
    <w:name w:val="Subtitle"/>
    <w:basedOn w:val="Normal"/>
    <w:next w:val="Normal"/>
    <w:link w:val="SubtitleChar"/>
    <w:uiPriority w:val="11"/>
    <w:qFormat/>
    <w:pPr>
      <w:spacing w:after="240" w:line="240" w:lineRule="auto"/>
    </w:pPr>
    <w:rPr>
      <w:color w:val="4A66AC"/>
      <w:sz w:val="28"/>
      <w:szCs w:val="28"/>
    </w:rPr>
  </w:style>
  <w:style w:type="character" w:customStyle="1" w:styleId="SubtitleChar">
    <w:name w:val="Subtitle Char"/>
    <w:basedOn w:val="DefaultParagraphFont"/>
    <w:link w:val="Subtitle"/>
    <w:uiPriority w:val="11"/>
    <w:rsid w:val="00162F85"/>
    <w:rPr>
      <w:rFonts w:asciiTheme="majorHAnsi" w:eastAsiaTheme="majorEastAsia" w:hAnsiTheme="majorHAnsi" w:cstheme="majorBidi"/>
      <w:color w:val="4A66AC" w:themeColor="accent1"/>
      <w:sz w:val="28"/>
      <w:szCs w:val="28"/>
    </w:rPr>
  </w:style>
  <w:style w:type="character" w:styleId="Emphasis">
    <w:name w:val="Emphasis"/>
    <w:basedOn w:val="DefaultParagraphFont"/>
    <w:uiPriority w:val="20"/>
    <w:qFormat/>
    <w:rsid w:val="00162F85"/>
    <w:rPr>
      <w:i/>
      <w:iCs/>
    </w:rPr>
  </w:style>
  <w:style w:type="paragraph" w:styleId="Quote">
    <w:name w:val="Quote"/>
    <w:basedOn w:val="Normal"/>
    <w:next w:val="Normal"/>
    <w:link w:val="QuoteChar"/>
    <w:uiPriority w:val="29"/>
    <w:qFormat/>
    <w:rsid w:val="00162F85"/>
    <w:pPr>
      <w:spacing w:before="120" w:after="120"/>
      <w:ind w:left="720"/>
    </w:pPr>
    <w:rPr>
      <w:color w:val="242852" w:themeColor="text2"/>
      <w:sz w:val="24"/>
      <w:szCs w:val="24"/>
    </w:rPr>
  </w:style>
  <w:style w:type="character" w:customStyle="1" w:styleId="QuoteChar">
    <w:name w:val="Quote Char"/>
    <w:basedOn w:val="DefaultParagraphFont"/>
    <w:link w:val="Quote"/>
    <w:uiPriority w:val="29"/>
    <w:rsid w:val="00162F85"/>
    <w:rPr>
      <w:color w:val="242852" w:themeColor="text2"/>
      <w:sz w:val="24"/>
      <w:szCs w:val="24"/>
    </w:rPr>
  </w:style>
  <w:style w:type="paragraph" w:styleId="IntenseQuote">
    <w:name w:val="Intense Quote"/>
    <w:basedOn w:val="Normal"/>
    <w:next w:val="Normal"/>
    <w:link w:val="IntenseQuoteChar"/>
    <w:uiPriority w:val="30"/>
    <w:qFormat/>
    <w:rsid w:val="00162F85"/>
    <w:pPr>
      <w:spacing w:before="100" w:beforeAutospacing="1" w:after="240" w:line="240" w:lineRule="auto"/>
      <w:ind w:left="720"/>
      <w:jc w:val="center"/>
    </w:pPr>
    <w:rPr>
      <w:rFonts w:asciiTheme="majorHAnsi" w:eastAsiaTheme="majorEastAsia" w:hAnsiTheme="majorHAnsi" w:cstheme="majorBidi"/>
      <w:color w:val="242852" w:themeColor="text2"/>
      <w:spacing w:val="-6"/>
      <w:sz w:val="32"/>
      <w:szCs w:val="32"/>
    </w:rPr>
  </w:style>
  <w:style w:type="character" w:customStyle="1" w:styleId="IntenseQuoteChar">
    <w:name w:val="Intense Quote Char"/>
    <w:basedOn w:val="DefaultParagraphFont"/>
    <w:link w:val="IntenseQuote"/>
    <w:uiPriority w:val="30"/>
    <w:rsid w:val="00162F85"/>
    <w:rPr>
      <w:rFonts w:asciiTheme="majorHAnsi" w:eastAsiaTheme="majorEastAsia" w:hAnsiTheme="majorHAnsi" w:cstheme="majorBidi"/>
      <w:color w:val="242852" w:themeColor="text2"/>
      <w:spacing w:val="-6"/>
      <w:sz w:val="32"/>
      <w:szCs w:val="32"/>
    </w:rPr>
  </w:style>
  <w:style w:type="character" w:styleId="SubtleEmphasis">
    <w:name w:val="Subtle Emphasis"/>
    <w:basedOn w:val="DefaultParagraphFont"/>
    <w:uiPriority w:val="19"/>
    <w:qFormat/>
    <w:rsid w:val="00162F85"/>
    <w:rPr>
      <w:i/>
      <w:iCs/>
      <w:color w:val="595959" w:themeColor="text1" w:themeTint="A6"/>
    </w:rPr>
  </w:style>
  <w:style w:type="character" w:styleId="IntenseEmphasis">
    <w:name w:val="Intense Emphasis"/>
    <w:basedOn w:val="DefaultParagraphFont"/>
    <w:uiPriority w:val="21"/>
    <w:qFormat/>
    <w:rsid w:val="00162F85"/>
    <w:rPr>
      <w:b/>
      <w:bCs/>
      <w:i/>
      <w:iCs/>
    </w:rPr>
  </w:style>
  <w:style w:type="character" w:styleId="SubtleReference">
    <w:name w:val="Subtle Reference"/>
    <w:basedOn w:val="DefaultParagraphFont"/>
    <w:uiPriority w:val="31"/>
    <w:qFormat/>
    <w:rsid w:val="00162F8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62F85"/>
    <w:rPr>
      <w:b/>
      <w:bCs/>
      <w:smallCaps/>
      <w:color w:val="242852" w:themeColor="text2"/>
      <w:u w:val="single"/>
    </w:rPr>
  </w:style>
  <w:style w:type="character" w:styleId="BookTitle">
    <w:name w:val="Book Title"/>
    <w:basedOn w:val="DefaultParagraphFont"/>
    <w:uiPriority w:val="33"/>
    <w:qFormat/>
    <w:rsid w:val="00162F85"/>
    <w:rPr>
      <w:b/>
      <w:bCs/>
      <w:smallCaps/>
      <w:spacing w:val="10"/>
    </w:rPr>
  </w:style>
  <w:style w:type="paragraph" w:styleId="Revision">
    <w:name w:val="Revision"/>
    <w:hidden/>
    <w:uiPriority w:val="99"/>
    <w:semiHidden/>
    <w:rsid w:val="003F1182"/>
    <w:pPr>
      <w:spacing w:after="0" w:line="240" w:lineRule="auto"/>
    </w:pPr>
  </w:style>
  <w:style w:type="paragraph" w:styleId="NormalWeb">
    <w:name w:val="Normal (Web)"/>
    <w:basedOn w:val="Normal"/>
    <w:uiPriority w:val="99"/>
    <w:semiHidden/>
    <w:unhideWhenUsed/>
    <w:rsid w:val="000F6926"/>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table" w:customStyle="1" w:styleId="Style1">
    <w:name w:val="Style1"/>
    <w:basedOn w:val="TableNormal"/>
    <w:uiPriority w:val="99"/>
    <w:rsid w:val="004A158F"/>
    <w:pPr>
      <w:spacing w:after="0" w:line="240" w:lineRule="auto"/>
    </w:pPr>
    <w:rPr>
      <w:rFonts w:ascii="Arial" w:hAnsi="Arial"/>
    </w:rPr>
    <w:tblPr/>
  </w:style>
  <w:style w:type="paragraph" w:styleId="TableofFigures">
    <w:name w:val="table of figures"/>
    <w:basedOn w:val="Normal"/>
    <w:next w:val="Normal"/>
    <w:uiPriority w:val="99"/>
    <w:unhideWhenUsed/>
    <w:rsid w:val="003121A7"/>
    <w:pPr>
      <w:spacing w:after="0"/>
    </w:pPr>
  </w:style>
  <w:style w:type="paragraph" w:styleId="Index1">
    <w:name w:val="index 1"/>
    <w:basedOn w:val="Normal"/>
    <w:next w:val="Normal"/>
    <w:autoRedefine/>
    <w:uiPriority w:val="99"/>
    <w:unhideWhenUsed/>
    <w:rsid w:val="003121A7"/>
    <w:pPr>
      <w:spacing w:after="0"/>
      <w:ind w:left="220" w:hanging="220"/>
    </w:pPr>
    <w:rPr>
      <w:sz w:val="18"/>
      <w:szCs w:val="18"/>
    </w:rPr>
  </w:style>
  <w:style w:type="paragraph" w:styleId="Index2">
    <w:name w:val="index 2"/>
    <w:basedOn w:val="Normal"/>
    <w:next w:val="Normal"/>
    <w:autoRedefine/>
    <w:uiPriority w:val="99"/>
    <w:unhideWhenUsed/>
    <w:rsid w:val="003121A7"/>
    <w:pPr>
      <w:spacing w:after="0"/>
      <w:ind w:left="440" w:hanging="220"/>
    </w:pPr>
    <w:rPr>
      <w:sz w:val="18"/>
      <w:szCs w:val="18"/>
    </w:rPr>
  </w:style>
  <w:style w:type="paragraph" w:styleId="Index3">
    <w:name w:val="index 3"/>
    <w:basedOn w:val="Normal"/>
    <w:next w:val="Normal"/>
    <w:autoRedefine/>
    <w:uiPriority w:val="99"/>
    <w:unhideWhenUsed/>
    <w:rsid w:val="003121A7"/>
    <w:pPr>
      <w:spacing w:after="0"/>
      <w:ind w:left="660" w:hanging="220"/>
    </w:pPr>
    <w:rPr>
      <w:sz w:val="18"/>
      <w:szCs w:val="18"/>
    </w:rPr>
  </w:style>
  <w:style w:type="paragraph" w:styleId="Index4">
    <w:name w:val="index 4"/>
    <w:basedOn w:val="Normal"/>
    <w:next w:val="Normal"/>
    <w:autoRedefine/>
    <w:uiPriority w:val="99"/>
    <w:unhideWhenUsed/>
    <w:rsid w:val="003121A7"/>
    <w:pPr>
      <w:spacing w:after="0"/>
      <w:ind w:left="880" w:hanging="220"/>
    </w:pPr>
    <w:rPr>
      <w:sz w:val="18"/>
      <w:szCs w:val="18"/>
    </w:rPr>
  </w:style>
  <w:style w:type="paragraph" w:styleId="Index5">
    <w:name w:val="index 5"/>
    <w:basedOn w:val="Normal"/>
    <w:next w:val="Normal"/>
    <w:autoRedefine/>
    <w:uiPriority w:val="99"/>
    <w:unhideWhenUsed/>
    <w:rsid w:val="003121A7"/>
    <w:pPr>
      <w:spacing w:after="0"/>
      <w:ind w:left="1100" w:hanging="220"/>
    </w:pPr>
    <w:rPr>
      <w:sz w:val="18"/>
      <w:szCs w:val="18"/>
    </w:rPr>
  </w:style>
  <w:style w:type="paragraph" w:styleId="Index6">
    <w:name w:val="index 6"/>
    <w:basedOn w:val="Normal"/>
    <w:next w:val="Normal"/>
    <w:autoRedefine/>
    <w:uiPriority w:val="99"/>
    <w:unhideWhenUsed/>
    <w:rsid w:val="003121A7"/>
    <w:pPr>
      <w:spacing w:after="0"/>
      <w:ind w:left="1320" w:hanging="220"/>
    </w:pPr>
    <w:rPr>
      <w:sz w:val="18"/>
      <w:szCs w:val="18"/>
    </w:rPr>
  </w:style>
  <w:style w:type="paragraph" w:styleId="Index7">
    <w:name w:val="index 7"/>
    <w:basedOn w:val="Normal"/>
    <w:next w:val="Normal"/>
    <w:autoRedefine/>
    <w:uiPriority w:val="99"/>
    <w:unhideWhenUsed/>
    <w:rsid w:val="003121A7"/>
    <w:pPr>
      <w:spacing w:after="0"/>
      <w:ind w:left="1540" w:hanging="220"/>
    </w:pPr>
    <w:rPr>
      <w:sz w:val="18"/>
      <w:szCs w:val="18"/>
    </w:rPr>
  </w:style>
  <w:style w:type="paragraph" w:styleId="Index8">
    <w:name w:val="index 8"/>
    <w:basedOn w:val="Normal"/>
    <w:next w:val="Normal"/>
    <w:autoRedefine/>
    <w:uiPriority w:val="99"/>
    <w:unhideWhenUsed/>
    <w:rsid w:val="003121A7"/>
    <w:pPr>
      <w:spacing w:after="0"/>
      <w:ind w:left="1760" w:hanging="220"/>
    </w:pPr>
    <w:rPr>
      <w:sz w:val="18"/>
      <w:szCs w:val="18"/>
    </w:rPr>
  </w:style>
  <w:style w:type="paragraph" w:styleId="Index9">
    <w:name w:val="index 9"/>
    <w:basedOn w:val="Normal"/>
    <w:next w:val="Normal"/>
    <w:autoRedefine/>
    <w:uiPriority w:val="99"/>
    <w:unhideWhenUsed/>
    <w:rsid w:val="003121A7"/>
    <w:pPr>
      <w:spacing w:after="0"/>
      <w:ind w:left="1980" w:hanging="220"/>
    </w:pPr>
    <w:rPr>
      <w:sz w:val="18"/>
      <w:szCs w:val="18"/>
    </w:rPr>
  </w:style>
  <w:style w:type="paragraph" w:styleId="IndexHeading">
    <w:name w:val="index heading"/>
    <w:basedOn w:val="Normal"/>
    <w:next w:val="Index1"/>
    <w:uiPriority w:val="99"/>
    <w:unhideWhenUsed/>
    <w:rsid w:val="003121A7"/>
    <w:pPr>
      <w:spacing w:before="240" w:after="120"/>
      <w:jc w:val="center"/>
    </w:pPr>
    <w:rPr>
      <w:b/>
      <w:bCs/>
      <w:sz w:val="26"/>
      <w:szCs w:val="26"/>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rPr>
      <w:rFonts w:ascii="Arial" w:eastAsia="Arial" w:hAnsi="Arial" w:cs="Arial"/>
    </w:rPr>
    <w:tblPr>
      <w:tblStyleRowBandSize w:val="1"/>
      <w:tblStyleColBandSize w:val="1"/>
    </w:tblPr>
  </w:style>
  <w:style w:type="table" w:customStyle="1" w:styleId="a3">
    <w:basedOn w:val="TableNormal"/>
    <w:pPr>
      <w:spacing w:after="0" w:line="240" w:lineRule="auto"/>
    </w:pPr>
    <w:rPr>
      <w:rFonts w:ascii="Arial" w:eastAsia="Arial" w:hAnsi="Arial" w:cs="Arial"/>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paragraph" w:styleId="FootnoteText">
    <w:name w:val="footnote text"/>
    <w:basedOn w:val="Normal"/>
    <w:link w:val="FootnoteTextChar"/>
    <w:uiPriority w:val="99"/>
    <w:semiHidden/>
    <w:unhideWhenUsed/>
    <w:rsid w:val="001151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151C3"/>
    <w:rPr>
      <w:sz w:val="20"/>
      <w:szCs w:val="20"/>
    </w:rPr>
  </w:style>
  <w:style w:type="character" w:styleId="FootnoteReference">
    <w:name w:val="footnote reference"/>
    <w:basedOn w:val="DefaultParagraphFont"/>
    <w:uiPriority w:val="99"/>
    <w:semiHidden/>
    <w:unhideWhenUsed/>
    <w:rsid w:val="001151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395457">
      <w:bodyDiv w:val="1"/>
      <w:marLeft w:val="0"/>
      <w:marRight w:val="0"/>
      <w:marTop w:val="0"/>
      <w:marBottom w:val="0"/>
      <w:divBdr>
        <w:top w:val="none" w:sz="0" w:space="0" w:color="auto"/>
        <w:left w:val="none" w:sz="0" w:space="0" w:color="auto"/>
        <w:bottom w:val="none" w:sz="0" w:space="0" w:color="auto"/>
        <w:right w:val="none" w:sz="0" w:space="0" w:color="auto"/>
      </w:divBdr>
      <w:divsChild>
        <w:div w:id="522983325">
          <w:marLeft w:val="0"/>
          <w:marRight w:val="0"/>
          <w:marTop w:val="0"/>
          <w:marBottom w:val="0"/>
          <w:divBdr>
            <w:top w:val="none" w:sz="0" w:space="0" w:color="auto"/>
            <w:left w:val="none" w:sz="0" w:space="0" w:color="auto"/>
            <w:bottom w:val="none" w:sz="0" w:space="0" w:color="auto"/>
            <w:right w:val="none" w:sz="0" w:space="0" w:color="auto"/>
          </w:divBdr>
          <w:divsChild>
            <w:div w:id="1305238532">
              <w:marLeft w:val="0"/>
              <w:marRight w:val="0"/>
              <w:marTop w:val="0"/>
              <w:marBottom w:val="0"/>
              <w:divBdr>
                <w:top w:val="none" w:sz="0" w:space="0" w:color="auto"/>
                <w:left w:val="none" w:sz="0" w:space="0" w:color="auto"/>
                <w:bottom w:val="none" w:sz="0" w:space="0" w:color="auto"/>
                <w:right w:val="none" w:sz="0" w:space="0" w:color="auto"/>
              </w:divBdr>
              <w:divsChild>
                <w:div w:id="2606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61708">
          <w:marLeft w:val="0"/>
          <w:marRight w:val="0"/>
          <w:marTop w:val="0"/>
          <w:marBottom w:val="0"/>
          <w:divBdr>
            <w:top w:val="none" w:sz="0" w:space="0" w:color="auto"/>
            <w:left w:val="none" w:sz="0" w:space="0" w:color="auto"/>
            <w:bottom w:val="none" w:sz="0" w:space="0" w:color="auto"/>
            <w:right w:val="none" w:sz="0" w:space="0" w:color="auto"/>
          </w:divBdr>
          <w:divsChild>
            <w:div w:id="2025207925">
              <w:marLeft w:val="0"/>
              <w:marRight w:val="0"/>
              <w:marTop w:val="0"/>
              <w:marBottom w:val="0"/>
              <w:divBdr>
                <w:top w:val="none" w:sz="0" w:space="0" w:color="auto"/>
                <w:left w:val="none" w:sz="0" w:space="0" w:color="auto"/>
                <w:bottom w:val="none" w:sz="0" w:space="0" w:color="auto"/>
                <w:right w:val="none" w:sz="0" w:space="0" w:color="auto"/>
              </w:divBdr>
              <w:divsChild>
                <w:div w:id="19643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959278">
      <w:bodyDiv w:val="1"/>
      <w:marLeft w:val="0"/>
      <w:marRight w:val="0"/>
      <w:marTop w:val="0"/>
      <w:marBottom w:val="0"/>
      <w:divBdr>
        <w:top w:val="none" w:sz="0" w:space="0" w:color="auto"/>
        <w:left w:val="none" w:sz="0" w:space="0" w:color="auto"/>
        <w:bottom w:val="none" w:sz="0" w:space="0" w:color="auto"/>
        <w:right w:val="none" w:sz="0" w:space="0" w:color="auto"/>
      </w:divBdr>
      <w:divsChild>
        <w:div w:id="954604604">
          <w:marLeft w:val="0"/>
          <w:marRight w:val="0"/>
          <w:marTop w:val="0"/>
          <w:marBottom w:val="0"/>
          <w:divBdr>
            <w:top w:val="none" w:sz="0" w:space="0" w:color="auto"/>
            <w:left w:val="none" w:sz="0" w:space="0" w:color="auto"/>
            <w:bottom w:val="none" w:sz="0" w:space="0" w:color="auto"/>
            <w:right w:val="none" w:sz="0" w:space="0" w:color="auto"/>
          </w:divBdr>
          <w:divsChild>
            <w:div w:id="379284799">
              <w:marLeft w:val="0"/>
              <w:marRight w:val="0"/>
              <w:marTop w:val="0"/>
              <w:marBottom w:val="0"/>
              <w:divBdr>
                <w:top w:val="none" w:sz="0" w:space="0" w:color="auto"/>
                <w:left w:val="none" w:sz="0" w:space="0" w:color="auto"/>
                <w:bottom w:val="none" w:sz="0" w:space="0" w:color="auto"/>
                <w:right w:val="none" w:sz="0" w:space="0" w:color="auto"/>
              </w:divBdr>
              <w:divsChild>
                <w:div w:id="61814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4379">
          <w:marLeft w:val="0"/>
          <w:marRight w:val="0"/>
          <w:marTop w:val="0"/>
          <w:marBottom w:val="0"/>
          <w:divBdr>
            <w:top w:val="none" w:sz="0" w:space="0" w:color="auto"/>
            <w:left w:val="none" w:sz="0" w:space="0" w:color="auto"/>
            <w:bottom w:val="none" w:sz="0" w:space="0" w:color="auto"/>
            <w:right w:val="none" w:sz="0" w:space="0" w:color="auto"/>
          </w:divBdr>
          <w:divsChild>
            <w:div w:id="870919973">
              <w:marLeft w:val="0"/>
              <w:marRight w:val="0"/>
              <w:marTop w:val="0"/>
              <w:marBottom w:val="0"/>
              <w:divBdr>
                <w:top w:val="none" w:sz="0" w:space="0" w:color="auto"/>
                <w:left w:val="none" w:sz="0" w:space="0" w:color="auto"/>
                <w:bottom w:val="none" w:sz="0" w:space="0" w:color="auto"/>
                <w:right w:val="none" w:sz="0" w:space="0" w:color="auto"/>
              </w:divBdr>
              <w:divsChild>
                <w:div w:id="11028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Con bandas">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n banda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Con bandas">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iIphnNkNAY7AIwJCEKNYFMn7g==">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</go:docsCustomData>
</go:gDocsCustomXmlDataStorage>
</file>

<file path=customXml/itemProps1.xml><?xml version="1.0" encoding="utf-8"?>
<ds:datastoreItem xmlns:ds="http://schemas.openxmlformats.org/officeDocument/2006/customXml" ds:itemID="{97335C6E-7AB2-5649-A003-BD99CBF3D11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13863</Words>
  <Characters>79023</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Astrid Landaverde</dc:creator>
  <cp:lastModifiedBy>Jose Castañeda</cp:lastModifiedBy>
  <cp:revision>2</cp:revision>
  <dcterms:created xsi:type="dcterms:W3CDTF">2024-09-12T20:21:00Z</dcterms:created>
  <dcterms:modified xsi:type="dcterms:W3CDTF">2024-09-12T20:21:00Z</dcterms:modified>
</cp:coreProperties>
</file>